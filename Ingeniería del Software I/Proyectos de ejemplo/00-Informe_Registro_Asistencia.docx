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52FA9" w14:textId="77777777" w:rsidR="00B30328" w:rsidRPr="00BD62C4" w:rsidRDefault="00B30328" w:rsidP="00B30328">
      <w:pPr>
        <w:pStyle w:val="Ttulo"/>
        <w:rPr>
          <w:rFonts w:ascii="Arial" w:eastAsia="Arial" w:hAnsi="Arial" w:cs="Arial"/>
        </w:rPr>
      </w:pPr>
      <w:bookmarkStart w:id="0" w:name="_Hlk171327199"/>
      <w:bookmarkEnd w:id="0"/>
      <w:r w:rsidRPr="00BD62C4">
        <w:rPr>
          <w:rFonts w:ascii="Arial" w:eastAsia="Arial" w:hAnsi="Arial" w:cs="Arial"/>
          <w:noProof/>
        </w:rPr>
        <w:drawing>
          <wp:inline distT="0" distB="0" distL="0" distR="0" wp14:anchorId="6D0927EE" wp14:editId="57F3F0FC">
            <wp:extent cx="5815965" cy="1209025"/>
            <wp:effectExtent l="0" t="0" r="0" b="0"/>
            <wp:docPr id="1" name="Imagen 1"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5965" cy="1209025"/>
                    </a:xfrm>
                    <a:prstGeom prst="rect">
                      <a:avLst/>
                    </a:prstGeom>
                    <a:noFill/>
                  </pic:spPr>
                </pic:pic>
              </a:graphicData>
            </a:graphic>
          </wp:inline>
        </w:drawing>
      </w:r>
    </w:p>
    <w:p w14:paraId="341B6199" w14:textId="77777777" w:rsidR="00806670" w:rsidRPr="00BD62C4" w:rsidRDefault="00B30328" w:rsidP="00B30328">
      <w:pPr>
        <w:pStyle w:val="Ttulo"/>
        <w:jc w:val="center"/>
        <w:rPr>
          <w:rFonts w:ascii="Arial" w:hAnsi="Arial" w:cs="Arial"/>
          <w:b/>
        </w:rPr>
      </w:pPr>
      <w:r w:rsidRPr="00BD62C4">
        <w:rPr>
          <w:rFonts w:ascii="Arial" w:hAnsi="Arial" w:cs="Arial"/>
          <w:b/>
        </w:rPr>
        <w:t xml:space="preserve">Carrera: </w:t>
      </w:r>
    </w:p>
    <w:p w14:paraId="025273F0" w14:textId="52AC3934" w:rsidR="00B30328" w:rsidRPr="00BD62C4" w:rsidRDefault="00B30328" w:rsidP="00B30328">
      <w:pPr>
        <w:pStyle w:val="Ttulo"/>
        <w:jc w:val="center"/>
        <w:rPr>
          <w:rFonts w:ascii="Arial" w:hAnsi="Arial" w:cs="Arial"/>
          <w:b/>
          <w:sz w:val="52"/>
          <w:szCs w:val="52"/>
        </w:rPr>
      </w:pPr>
      <w:r w:rsidRPr="00BD62C4">
        <w:rPr>
          <w:rFonts w:ascii="Arial" w:hAnsi="Arial" w:cs="Arial"/>
          <w:bCs/>
          <w:sz w:val="52"/>
          <w:szCs w:val="52"/>
        </w:rPr>
        <w:t>Ingeniería en Sistemas de información</w:t>
      </w:r>
    </w:p>
    <w:p w14:paraId="3036764F" w14:textId="77777777" w:rsidR="00B30328" w:rsidRPr="00BD62C4" w:rsidRDefault="00B30328" w:rsidP="00B30328">
      <w:pPr>
        <w:rPr>
          <w:rFonts w:ascii="Arial" w:hAnsi="Arial" w:cs="Arial"/>
        </w:rPr>
      </w:pPr>
    </w:p>
    <w:p w14:paraId="44F37E38" w14:textId="77777777" w:rsidR="00806670" w:rsidRPr="00BD62C4" w:rsidRDefault="00B30328" w:rsidP="00B30328">
      <w:pPr>
        <w:pStyle w:val="Ttulo"/>
        <w:jc w:val="center"/>
        <w:rPr>
          <w:rFonts w:ascii="Arial" w:eastAsia="Arial" w:hAnsi="Arial" w:cs="Arial"/>
          <w:b/>
        </w:rPr>
      </w:pPr>
      <w:r w:rsidRPr="00BD62C4">
        <w:rPr>
          <w:rFonts w:ascii="Arial" w:eastAsia="Arial" w:hAnsi="Arial" w:cs="Arial"/>
          <w:b/>
        </w:rPr>
        <w:t xml:space="preserve">Asignatura: </w:t>
      </w:r>
    </w:p>
    <w:p w14:paraId="3465906A" w14:textId="197BFF07" w:rsidR="00B30328" w:rsidRPr="00BD62C4" w:rsidRDefault="00B30328" w:rsidP="00B30328">
      <w:pPr>
        <w:pStyle w:val="Ttulo"/>
        <w:jc w:val="center"/>
        <w:rPr>
          <w:rFonts w:ascii="Arial" w:eastAsia="Arial" w:hAnsi="Arial" w:cs="Arial"/>
          <w:bCs/>
          <w:sz w:val="52"/>
          <w:szCs w:val="52"/>
        </w:rPr>
      </w:pPr>
      <w:r w:rsidRPr="00BD62C4">
        <w:rPr>
          <w:rFonts w:ascii="Arial" w:eastAsia="Arial" w:hAnsi="Arial" w:cs="Arial"/>
          <w:bCs/>
          <w:sz w:val="52"/>
          <w:szCs w:val="52"/>
        </w:rPr>
        <w:t>Ingeniería de Software I</w:t>
      </w:r>
    </w:p>
    <w:p w14:paraId="37620993" w14:textId="77777777" w:rsidR="00B30328" w:rsidRPr="00BD62C4" w:rsidRDefault="00B30328" w:rsidP="00B30328">
      <w:pPr>
        <w:pStyle w:val="Subttulo"/>
        <w:jc w:val="center"/>
        <w:rPr>
          <w:rFonts w:ascii="Arial" w:eastAsia="Arial" w:hAnsi="Arial" w:cs="Arial"/>
          <w:b/>
          <w:sz w:val="32"/>
          <w:szCs w:val="32"/>
        </w:rPr>
      </w:pPr>
    </w:p>
    <w:p w14:paraId="3827A5CD" w14:textId="5A9ECC4D" w:rsidR="00B30328" w:rsidRPr="00BD62C4" w:rsidRDefault="00EC0152" w:rsidP="00806670">
      <w:pPr>
        <w:pStyle w:val="Ttulo"/>
        <w:jc w:val="center"/>
        <w:rPr>
          <w:rFonts w:ascii="Arial" w:eastAsia="Arial" w:hAnsi="Arial" w:cs="Arial"/>
          <w:b/>
          <w:sz w:val="48"/>
          <w:szCs w:val="48"/>
        </w:rPr>
      </w:pPr>
      <w:r w:rsidRPr="00BD62C4">
        <w:rPr>
          <w:rFonts w:ascii="Arial" w:eastAsia="Arial" w:hAnsi="Arial" w:cs="Arial"/>
          <w:b/>
          <w:sz w:val="52"/>
          <w:szCs w:val="52"/>
        </w:rPr>
        <w:t>Informe técnico sobre el tema:</w:t>
      </w:r>
      <w:r w:rsidRPr="00BD62C4">
        <w:rPr>
          <w:rFonts w:ascii="Arial" w:hAnsi="Arial" w:cs="Arial"/>
        </w:rPr>
        <w:t xml:space="preserve"> </w:t>
      </w:r>
      <w:r w:rsidRPr="00BD62C4">
        <w:rPr>
          <w:rFonts w:ascii="Arial" w:eastAsia="Arial" w:hAnsi="Arial" w:cs="Arial"/>
          <w:bCs/>
          <w:sz w:val="48"/>
          <w:szCs w:val="48"/>
        </w:rPr>
        <w:t>Sistema de Registro de Asistencia Estudiantil</w:t>
      </w:r>
      <w:r w:rsidR="00806670" w:rsidRPr="00BD62C4">
        <w:rPr>
          <w:rFonts w:ascii="Arial" w:eastAsia="Arial" w:hAnsi="Arial" w:cs="Arial"/>
          <w:bCs/>
          <w:sz w:val="48"/>
          <w:szCs w:val="48"/>
        </w:rPr>
        <w:t>.</w:t>
      </w:r>
    </w:p>
    <w:p w14:paraId="641069D6" w14:textId="77777777" w:rsidR="00B30328" w:rsidRPr="00BD62C4" w:rsidRDefault="00B30328" w:rsidP="00B30328">
      <w:pPr>
        <w:pStyle w:val="Ttulo"/>
        <w:jc w:val="center"/>
        <w:rPr>
          <w:rFonts w:ascii="Arial" w:eastAsia="Arial" w:hAnsi="Arial" w:cs="Arial"/>
          <w:b/>
        </w:rPr>
      </w:pPr>
      <w:r w:rsidRPr="00BD62C4">
        <w:rPr>
          <w:rFonts w:ascii="Arial" w:eastAsia="Arial" w:hAnsi="Arial" w:cs="Arial"/>
          <w:b/>
        </w:rPr>
        <w:t xml:space="preserve">Autores: </w:t>
      </w:r>
    </w:p>
    <w:p w14:paraId="64B911B4" w14:textId="77777777" w:rsidR="00B30328" w:rsidRPr="00BD62C4" w:rsidRDefault="00B30328" w:rsidP="009E5827">
      <w:pPr>
        <w:pStyle w:val="Prrafodelista"/>
        <w:numPr>
          <w:ilvl w:val="0"/>
          <w:numId w:val="10"/>
        </w:numPr>
        <w:spacing w:after="200" w:line="276" w:lineRule="auto"/>
        <w:rPr>
          <w:rFonts w:ascii="Arial" w:hAnsi="Arial" w:cs="Arial"/>
          <w:sz w:val="40"/>
          <w:szCs w:val="40"/>
        </w:rPr>
      </w:pPr>
      <w:r w:rsidRPr="00BD62C4">
        <w:rPr>
          <w:rFonts w:ascii="Arial" w:hAnsi="Arial" w:cs="Arial"/>
          <w:sz w:val="40"/>
          <w:szCs w:val="40"/>
        </w:rPr>
        <w:t>Alejandro Mauricio Cruz Rodríguez</w:t>
      </w:r>
    </w:p>
    <w:p w14:paraId="2AE913DD" w14:textId="77777777" w:rsidR="00B30328" w:rsidRPr="00BD62C4" w:rsidRDefault="00B30328" w:rsidP="009E5827">
      <w:pPr>
        <w:pStyle w:val="Prrafodelista"/>
        <w:numPr>
          <w:ilvl w:val="0"/>
          <w:numId w:val="10"/>
        </w:numPr>
        <w:spacing w:after="200" w:line="276" w:lineRule="auto"/>
        <w:rPr>
          <w:rFonts w:ascii="Arial" w:hAnsi="Arial" w:cs="Arial"/>
          <w:sz w:val="40"/>
          <w:szCs w:val="40"/>
        </w:rPr>
      </w:pPr>
      <w:r w:rsidRPr="00BD62C4">
        <w:rPr>
          <w:rFonts w:ascii="Arial" w:hAnsi="Arial" w:cs="Arial"/>
          <w:sz w:val="40"/>
          <w:szCs w:val="40"/>
        </w:rPr>
        <w:t>Elmer Javier Pastora Méndez</w:t>
      </w:r>
    </w:p>
    <w:p w14:paraId="4AABC739" w14:textId="77777777" w:rsidR="00B30328" w:rsidRPr="00BD62C4" w:rsidRDefault="00B30328" w:rsidP="009E5827">
      <w:pPr>
        <w:pStyle w:val="Prrafodelista"/>
        <w:numPr>
          <w:ilvl w:val="0"/>
          <w:numId w:val="10"/>
        </w:numPr>
        <w:spacing w:after="200" w:line="276" w:lineRule="auto"/>
        <w:rPr>
          <w:rFonts w:ascii="Arial" w:hAnsi="Arial" w:cs="Arial"/>
          <w:sz w:val="40"/>
          <w:szCs w:val="40"/>
        </w:rPr>
      </w:pPr>
      <w:r w:rsidRPr="00BD62C4">
        <w:rPr>
          <w:rFonts w:ascii="Arial" w:hAnsi="Arial" w:cs="Arial"/>
          <w:sz w:val="40"/>
          <w:szCs w:val="40"/>
        </w:rPr>
        <w:t xml:space="preserve">Kevin Reynaldo Tinoco Baldelomar </w:t>
      </w:r>
    </w:p>
    <w:p w14:paraId="3B06A98D" w14:textId="77777777" w:rsidR="00B30328" w:rsidRPr="00BD62C4" w:rsidRDefault="00B30328" w:rsidP="009E5827">
      <w:pPr>
        <w:pStyle w:val="Prrafodelista"/>
        <w:numPr>
          <w:ilvl w:val="0"/>
          <w:numId w:val="10"/>
        </w:numPr>
        <w:spacing w:after="200" w:line="276" w:lineRule="auto"/>
        <w:rPr>
          <w:rFonts w:ascii="Arial" w:hAnsi="Arial" w:cs="Arial"/>
          <w:sz w:val="40"/>
          <w:szCs w:val="40"/>
        </w:rPr>
      </w:pPr>
      <w:r w:rsidRPr="00BD62C4">
        <w:rPr>
          <w:rFonts w:ascii="Arial" w:hAnsi="Arial" w:cs="Arial"/>
          <w:sz w:val="40"/>
          <w:szCs w:val="40"/>
        </w:rPr>
        <w:t>Carlos Roberto Bermúdez Blandón</w:t>
      </w:r>
    </w:p>
    <w:p w14:paraId="09A369E2" w14:textId="77777777" w:rsidR="00B30328" w:rsidRPr="00BD62C4" w:rsidRDefault="00B30328" w:rsidP="009E5827">
      <w:pPr>
        <w:pStyle w:val="Prrafodelista"/>
        <w:numPr>
          <w:ilvl w:val="0"/>
          <w:numId w:val="10"/>
        </w:numPr>
        <w:spacing w:after="200" w:line="276" w:lineRule="auto"/>
        <w:rPr>
          <w:rFonts w:ascii="Arial" w:hAnsi="Arial" w:cs="Arial"/>
          <w:sz w:val="40"/>
          <w:szCs w:val="40"/>
        </w:rPr>
      </w:pPr>
      <w:r w:rsidRPr="00BD62C4">
        <w:rPr>
          <w:rFonts w:ascii="Arial" w:hAnsi="Arial" w:cs="Arial"/>
          <w:sz w:val="40"/>
          <w:szCs w:val="40"/>
        </w:rPr>
        <w:t>Norman Eduardo Hernández Ruiz</w:t>
      </w:r>
    </w:p>
    <w:p w14:paraId="5D21A68B" w14:textId="77777777" w:rsidR="00B30328" w:rsidRPr="00BD62C4" w:rsidRDefault="00B30328" w:rsidP="00B30328">
      <w:pPr>
        <w:pStyle w:val="Ttulo"/>
        <w:jc w:val="center"/>
        <w:rPr>
          <w:rFonts w:ascii="Arial" w:hAnsi="Arial" w:cs="Arial"/>
          <w:b/>
          <w:sz w:val="44"/>
          <w:szCs w:val="44"/>
        </w:rPr>
      </w:pPr>
      <w:r w:rsidRPr="00BD62C4">
        <w:rPr>
          <w:rFonts w:ascii="Arial" w:hAnsi="Arial" w:cs="Arial"/>
          <w:b/>
          <w:sz w:val="44"/>
          <w:szCs w:val="44"/>
        </w:rPr>
        <w:t>Docente:</w:t>
      </w:r>
    </w:p>
    <w:p w14:paraId="6EFEF91C" w14:textId="77777777" w:rsidR="00B30328" w:rsidRPr="00BD62C4" w:rsidRDefault="00B30328" w:rsidP="00B30328">
      <w:pPr>
        <w:pStyle w:val="Ttulo"/>
        <w:jc w:val="center"/>
        <w:rPr>
          <w:rFonts w:ascii="Arial" w:hAnsi="Arial" w:cs="Arial"/>
          <w:bCs/>
          <w:sz w:val="44"/>
          <w:szCs w:val="44"/>
        </w:rPr>
      </w:pPr>
      <w:r w:rsidRPr="00BD62C4">
        <w:rPr>
          <w:rFonts w:ascii="Arial" w:hAnsi="Arial" w:cs="Arial"/>
          <w:bCs/>
          <w:sz w:val="44"/>
          <w:szCs w:val="44"/>
        </w:rPr>
        <w:t>Guillermo Aguirre</w:t>
      </w:r>
    </w:p>
    <w:p w14:paraId="46A7A67A" w14:textId="77777777" w:rsidR="00B30328" w:rsidRPr="00BD62C4" w:rsidRDefault="00B30328" w:rsidP="00B30328">
      <w:pPr>
        <w:rPr>
          <w:rFonts w:ascii="Arial" w:hAnsi="Arial" w:cs="Arial"/>
        </w:rPr>
      </w:pPr>
    </w:p>
    <w:p w14:paraId="28AA612D" w14:textId="77777777" w:rsidR="00B30328" w:rsidRPr="00BD62C4" w:rsidRDefault="00B30328" w:rsidP="00B30328">
      <w:pPr>
        <w:pStyle w:val="Ttulo"/>
        <w:jc w:val="center"/>
        <w:rPr>
          <w:rFonts w:ascii="Arial" w:hAnsi="Arial" w:cs="Arial"/>
          <w:b/>
          <w:sz w:val="44"/>
          <w:szCs w:val="44"/>
        </w:rPr>
      </w:pPr>
      <w:r w:rsidRPr="00BD62C4">
        <w:rPr>
          <w:rFonts w:ascii="Arial" w:eastAsia="Arial" w:hAnsi="Arial" w:cs="Arial"/>
          <w:b/>
          <w:sz w:val="36"/>
          <w:szCs w:val="36"/>
        </w:rPr>
        <w:t>Rivas, 2024</w:t>
      </w:r>
    </w:p>
    <w:p w14:paraId="2BD35C71" w14:textId="06A1CE36" w:rsidR="005E3AD5" w:rsidRPr="00BD62C4" w:rsidRDefault="00B30328" w:rsidP="001C775F">
      <w:pPr>
        <w:rPr>
          <w:rFonts w:ascii="Arial" w:hAnsi="Arial" w:cs="Arial"/>
          <w:b/>
          <w:bCs/>
        </w:rPr>
      </w:pPr>
      <w:r w:rsidRPr="00BD62C4">
        <w:rPr>
          <w:rFonts w:ascii="Arial" w:hAnsi="Arial" w:cs="Arial"/>
          <w:b/>
          <w:bCs/>
        </w:rPr>
        <w:br w:type="page"/>
      </w:r>
    </w:p>
    <w:p w14:paraId="7EC5B3D5" w14:textId="60760CBB" w:rsidR="001C775F" w:rsidRPr="00BD62C4" w:rsidRDefault="001C775F" w:rsidP="00806670">
      <w:pPr>
        <w:jc w:val="center"/>
        <w:rPr>
          <w:rFonts w:ascii="Arial" w:hAnsi="Arial" w:cs="Arial"/>
          <w:b/>
          <w:bCs/>
          <w:sz w:val="28"/>
          <w:szCs w:val="28"/>
        </w:rPr>
      </w:pPr>
      <w:r w:rsidRPr="00BD62C4">
        <w:rPr>
          <w:rFonts w:ascii="Arial" w:hAnsi="Arial" w:cs="Arial"/>
          <w:b/>
          <w:bCs/>
          <w:sz w:val="28"/>
          <w:szCs w:val="28"/>
        </w:rPr>
        <w:lastRenderedPageBreak/>
        <w:t>Justificación</w:t>
      </w:r>
    </w:p>
    <w:p w14:paraId="4446808D" w14:textId="10FC942D" w:rsidR="001C775F" w:rsidRPr="00BD62C4" w:rsidRDefault="00CC022C" w:rsidP="001C775F">
      <w:pPr>
        <w:rPr>
          <w:rFonts w:ascii="Arial" w:hAnsi="Arial" w:cs="Arial"/>
        </w:rPr>
      </w:pPr>
      <w:r w:rsidRPr="00BD62C4">
        <w:rPr>
          <w:rFonts w:ascii="Arial" w:hAnsi="Arial" w:cs="Arial"/>
        </w:rPr>
        <w:t xml:space="preserve">Este proyecto de sistema de </w:t>
      </w:r>
      <w:r w:rsidR="006470DA" w:rsidRPr="00BD62C4">
        <w:rPr>
          <w:rFonts w:ascii="Arial" w:hAnsi="Arial" w:cs="Arial"/>
        </w:rPr>
        <w:t>registro</w:t>
      </w:r>
      <w:r w:rsidRPr="00BD62C4">
        <w:rPr>
          <w:rFonts w:ascii="Arial" w:hAnsi="Arial" w:cs="Arial"/>
        </w:rPr>
        <w:t xml:space="preserve"> de asistencia estudiantil </w:t>
      </w:r>
      <w:r w:rsidR="006B40D4" w:rsidRPr="00BD62C4">
        <w:rPr>
          <w:rFonts w:ascii="Arial" w:hAnsi="Arial" w:cs="Arial"/>
        </w:rPr>
        <w:t>está</w:t>
      </w:r>
      <w:r w:rsidRPr="00BD62C4">
        <w:rPr>
          <w:rFonts w:ascii="Arial" w:hAnsi="Arial" w:cs="Arial"/>
        </w:rPr>
        <w:t xml:space="preserve"> pensado para </w:t>
      </w:r>
      <w:r w:rsidR="006470DA" w:rsidRPr="00BD62C4">
        <w:rPr>
          <w:rFonts w:ascii="Arial" w:hAnsi="Arial" w:cs="Arial"/>
        </w:rPr>
        <w:t>la mejora de eficiencia</w:t>
      </w:r>
      <w:r w:rsidR="002D47F9" w:rsidRPr="00BD62C4">
        <w:rPr>
          <w:rFonts w:ascii="Arial" w:hAnsi="Arial" w:cs="Arial"/>
        </w:rPr>
        <w:t xml:space="preserve"> del proceso </w:t>
      </w:r>
      <w:r w:rsidR="002102B0" w:rsidRPr="00BD62C4">
        <w:rPr>
          <w:rFonts w:ascii="Arial" w:hAnsi="Arial" w:cs="Arial"/>
        </w:rPr>
        <w:t>de</w:t>
      </w:r>
      <w:r w:rsidR="00FA15DB" w:rsidRPr="00BD62C4">
        <w:rPr>
          <w:rFonts w:ascii="Arial" w:hAnsi="Arial" w:cs="Arial"/>
        </w:rPr>
        <w:t xml:space="preserve">l sistema </w:t>
      </w:r>
      <w:r w:rsidR="006470DA" w:rsidRPr="00BD62C4">
        <w:rPr>
          <w:rFonts w:ascii="Arial" w:hAnsi="Arial" w:cs="Arial"/>
        </w:rPr>
        <w:t>en el ámbito estudiantil,</w:t>
      </w:r>
      <w:r w:rsidR="006B1B8B" w:rsidRPr="00BD62C4">
        <w:rPr>
          <w:rFonts w:ascii="Arial" w:hAnsi="Arial" w:cs="Arial"/>
        </w:rPr>
        <w:t xml:space="preserve"> </w:t>
      </w:r>
      <w:r w:rsidR="009327E9" w:rsidRPr="00BD62C4">
        <w:rPr>
          <w:rFonts w:ascii="Arial" w:hAnsi="Arial" w:cs="Arial"/>
        </w:rPr>
        <w:t xml:space="preserve">debido </w:t>
      </w:r>
      <w:r w:rsidR="00AB0BC3" w:rsidRPr="00BD62C4">
        <w:rPr>
          <w:rFonts w:ascii="Arial" w:hAnsi="Arial" w:cs="Arial"/>
        </w:rPr>
        <w:t>a que</w:t>
      </w:r>
      <w:r w:rsidR="009327E9" w:rsidRPr="00BD62C4">
        <w:rPr>
          <w:rFonts w:ascii="Arial" w:hAnsi="Arial" w:cs="Arial"/>
        </w:rPr>
        <w:t xml:space="preserve"> el proceso</w:t>
      </w:r>
      <w:r w:rsidR="000F32EA" w:rsidRPr="00BD62C4">
        <w:rPr>
          <w:rFonts w:ascii="Arial" w:hAnsi="Arial" w:cs="Arial"/>
        </w:rPr>
        <w:t xml:space="preserve"> actual es tardado y </w:t>
      </w:r>
      <w:r w:rsidR="00AB0BC3" w:rsidRPr="00BD62C4">
        <w:rPr>
          <w:rFonts w:ascii="Arial" w:hAnsi="Arial" w:cs="Arial"/>
        </w:rPr>
        <w:t>propenso a cometer errores</w:t>
      </w:r>
      <w:r w:rsidR="0017048F" w:rsidRPr="00BD62C4">
        <w:rPr>
          <w:rFonts w:ascii="Arial" w:hAnsi="Arial" w:cs="Arial"/>
        </w:rPr>
        <w:t>.</w:t>
      </w:r>
    </w:p>
    <w:p w14:paraId="0403A1C6" w14:textId="14C50746" w:rsidR="0017048F" w:rsidRPr="00BD62C4" w:rsidRDefault="0017048F" w:rsidP="001C775F">
      <w:pPr>
        <w:rPr>
          <w:rFonts w:ascii="Arial" w:hAnsi="Arial" w:cs="Arial"/>
        </w:rPr>
      </w:pPr>
      <w:r w:rsidRPr="00BD62C4">
        <w:rPr>
          <w:rFonts w:ascii="Arial" w:hAnsi="Arial" w:cs="Arial"/>
        </w:rPr>
        <w:t>Se deben cumplir los siguientes aspectos:</w:t>
      </w:r>
    </w:p>
    <w:p w14:paraId="5D23444A" w14:textId="50AF7542" w:rsidR="007B6D6F" w:rsidRPr="00BD62C4" w:rsidRDefault="007B6D6F" w:rsidP="007B6D6F">
      <w:pPr>
        <w:rPr>
          <w:rFonts w:ascii="Arial" w:hAnsi="Arial" w:cs="Arial"/>
        </w:rPr>
      </w:pPr>
      <w:r w:rsidRPr="00BD62C4">
        <w:rPr>
          <w:rFonts w:ascii="Arial" w:hAnsi="Arial" w:cs="Arial"/>
        </w:rPr>
        <w:t>1. Eficiencia Operativa: La automatización del sistema de asistencia reduce significativamente el tiempo y los recursos necesarios para registrar y procesar la asistencia, eliminando la necesidad de métodos manuales propensos a errores.</w:t>
      </w:r>
    </w:p>
    <w:p w14:paraId="6830C9ED" w14:textId="018F3EDE" w:rsidR="007B6D6F" w:rsidRPr="00BD62C4" w:rsidRDefault="007B6D6F" w:rsidP="007B6D6F">
      <w:pPr>
        <w:rPr>
          <w:rFonts w:ascii="Arial" w:hAnsi="Arial" w:cs="Arial"/>
        </w:rPr>
      </w:pPr>
      <w:r w:rsidRPr="00BD62C4">
        <w:rPr>
          <w:rFonts w:ascii="Arial" w:hAnsi="Arial" w:cs="Arial"/>
        </w:rPr>
        <w:t>2. Precisión de Datos: Un sistema automatizado mejora la precisión de los registros de asistencia, minimizando las discrepancias y proporcionando una base de datos confiable para la toma de decisiones administrativas.</w:t>
      </w:r>
    </w:p>
    <w:p w14:paraId="76A1BC0F" w14:textId="0A3F9E63" w:rsidR="007B6D6F" w:rsidRPr="00BD62C4" w:rsidRDefault="007B6D6F" w:rsidP="007B6D6F">
      <w:pPr>
        <w:rPr>
          <w:rFonts w:ascii="Arial" w:hAnsi="Arial" w:cs="Arial"/>
        </w:rPr>
      </w:pPr>
      <w:r w:rsidRPr="00BD62C4">
        <w:rPr>
          <w:rFonts w:ascii="Arial" w:hAnsi="Arial" w:cs="Arial"/>
        </w:rPr>
        <w:t>3. Seguridad Mejorada: Los sistemas automatizados pueden incorporar tecnologías biométricas o de reconocimiento facial, lo que aumenta la seguridad y previene el fraude de asistencia.</w:t>
      </w:r>
    </w:p>
    <w:p w14:paraId="00975223" w14:textId="713E4603" w:rsidR="003D3938" w:rsidRPr="00BD62C4" w:rsidRDefault="007B6D6F" w:rsidP="007B6D6F">
      <w:pPr>
        <w:rPr>
          <w:rFonts w:ascii="Arial" w:hAnsi="Arial" w:cs="Arial"/>
        </w:rPr>
      </w:pPr>
      <w:r w:rsidRPr="00BD62C4">
        <w:rPr>
          <w:rFonts w:ascii="Arial" w:hAnsi="Arial" w:cs="Arial"/>
        </w:rPr>
        <w:t>4. Análisis de Datos: La automatización permite la recopilación y análisis de datos en tiempo real, facilitando la identificación de patrones de asistencia y la implementación de mejoras.</w:t>
      </w:r>
    </w:p>
    <w:p w14:paraId="316527EA" w14:textId="19CC6AE8" w:rsidR="008A16E6" w:rsidRPr="00BD62C4" w:rsidRDefault="008A16E6" w:rsidP="00806670">
      <w:pPr>
        <w:jc w:val="center"/>
        <w:rPr>
          <w:rFonts w:ascii="Arial" w:hAnsi="Arial" w:cs="Arial"/>
          <w:b/>
          <w:bCs/>
          <w:sz w:val="28"/>
          <w:szCs w:val="28"/>
        </w:rPr>
      </w:pPr>
      <w:r w:rsidRPr="00BD62C4">
        <w:rPr>
          <w:rFonts w:ascii="Arial" w:hAnsi="Arial" w:cs="Arial"/>
          <w:b/>
          <w:bCs/>
          <w:sz w:val="28"/>
          <w:szCs w:val="28"/>
        </w:rPr>
        <w:t>Objetivos</w:t>
      </w:r>
    </w:p>
    <w:p w14:paraId="4C70EF81" w14:textId="12490D36" w:rsidR="003D77DE" w:rsidRPr="00BD62C4" w:rsidRDefault="003D77DE" w:rsidP="003D77DE">
      <w:pPr>
        <w:rPr>
          <w:rFonts w:ascii="Arial" w:hAnsi="Arial" w:cs="Arial"/>
          <w:b/>
          <w:bCs/>
        </w:rPr>
      </w:pPr>
      <w:r w:rsidRPr="00BD62C4">
        <w:rPr>
          <w:rFonts w:ascii="Arial" w:hAnsi="Arial" w:cs="Arial"/>
          <w:b/>
          <w:bCs/>
        </w:rPr>
        <w:t>O</w:t>
      </w:r>
      <w:r w:rsidR="00111668" w:rsidRPr="00BD62C4">
        <w:rPr>
          <w:rFonts w:ascii="Arial" w:hAnsi="Arial" w:cs="Arial"/>
          <w:b/>
          <w:bCs/>
        </w:rPr>
        <w:t>bjetivo general:</w:t>
      </w:r>
    </w:p>
    <w:p w14:paraId="1815317F" w14:textId="48923056" w:rsidR="008A16E6" w:rsidRPr="00BD62C4" w:rsidRDefault="00C31E40" w:rsidP="001C775F">
      <w:pPr>
        <w:rPr>
          <w:rFonts w:ascii="Arial" w:hAnsi="Arial" w:cs="Arial"/>
        </w:rPr>
      </w:pPr>
      <w:r w:rsidRPr="00BD62C4">
        <w:rPr>
          <w:rFonts w:ascii="Arial" w:hAnsi="Arial" w:cs="Arial"/>
        </w:rPr>
        <w:t xml:space="preserve">Desarrollar un sistema de </w:t>
      </w:r>
      <w:r w:rsidR="00FA6125" w:rsidRPr="00BD62C4">
        <w:rPr>
          <w:rFonts w:ascii="Arial" w:hAnsi="Arial" w:cs="Arial"/>
        </w:rPr>
        <w:t>registro</w:t>
      </w:r>
      <w:r w:rsidRPr="00BD62C4">
        <w:rPr>
          <w:rFonts w:ascii="Arial" w:hAnsi="Arial" w:cs="Arial"/>
        </w:rPr>
        <w:t xml:space="preserve"> de asistencia estudiantil preciso</w:t>
      </w:r>
      <w:r w:rsidR="00FA6125" w:rsidRPr="00BD62C4">
        <w:rPr>
          <w:rFonts w:ascii="Arial" w:hAnsi="Arial" w:cs="Arial"/>
        </w:rPr>
        <w:t>, eficiente y fácil de usar para sus usuarios.</w:t>
      </w:r>
    </w:p>
    <w:p w14:paraId="228DCC76" w14:textId="38F3D4A2" w:rsidR="00111668" w:rsidRPr="00BD62C4" w:rsidRDefault="00111668" w:rsidP="001C775F">
      <w:pPr>
        <w:rPr>
          <w:rFonts w:ascii="Arial" w:hAnsi="Arial" w:cs="Arial"/>
          <w:b/>
          <w:bCs/>
        </w:rPr>
      </w:pPr>
      <w:r w:rsidRPr="00BD62C4">
        <w:rPr>
          <w:rFonts w:ascii="Arial" w:hAnsi="Arial" w:cs="Arial"/>
          <w:b/>
          <w:bCs/>
        </w:rPr>
        <w:t xml:space="preserve">Objetivos </w:t>
      </w:r>
      <w:r w:rsidR="00ED7436" w:rsidRPr="00BD62C4">
        <w:rPr>
          <w:rFonts w:ascii="Arial" w:hAnsi="Arial" w:cs="Arial"/>
          <w:b/>
          <w:bCs/>
        </w:rPr>
        <w:t>específicos</w:t>
      </w:r>
      <w:r w:rsidRPr="00BD62C4">
        <w:rPr>
          <w:rFonts w:ascii="Arial" w:hAnsi="Arial" w:cs="Arial"/>
          <w:b/>
          <w:bCs/>
        </w:rPr>
        <w:t>:</w:t>
      </w:r>
    </w:p>
    <w:p w14:paraId="7CA3FC53" w14:textId="0D2B2B2A" w:rsidR="00FA6125" w:rsidRPr="00BD62C4" w:rsidRDefault="007E3C48" w:rsidP="001C775F">
      <w:pPr>
        <w:rPr>
          <w:rFonts w:ascii="Arial" w:hAnsi="Arial" w:cs="Arial"/>
        </w:rPr>
      </w:pPr>
      <w:r w:rsidRPr="00BD62C4">
        <w:rPr>
          <w:rFonts w:ascii="Arial" w:hAnsi="Arial" w:cs="Arial"/>
        </w:rPr>
        <w:t xml:space="preserve">Planificar </w:t>
      </w:r>
      <w:r w:rsidR="00FF4310" w:rsidRPr="00BD62C4">
        <w:rPr>
          <w:rFonts w:ascii="Arial" w:hAnsi="Arial" w:cs="Arial"/>
        </w:rPr>
        <w:t xml:space="preserve">un proyecto </w:t>
      </w:r>
      <w:r w:rsidR="003C23AD" w:rsidRPr="00BD62C4">
        <w:rPr>
          <w:rFonts w:ascii="Arial" w:hAnsi="Arial" w:cs="Arial"/>
        </w:rPr>
        <w:t>de sistema de registro de asistencia estudiantil</w:t>
      </w:r>
      <w:r w:rsidR="006A29F6" w:rsidRPr="00BD62C4">
        <w:rPr>
          <w:rFonts w:ascii="Arial" w:hAnsi="Arial" w:cs="Arial"/>
        </w:rPr>
        <w:t>.</w:t>
      </w:r>
    </w:p>
    <w:p w14:paraId="7676F3DD" w14:textId="4FF9629D" w:rsidR="00B96CB8" w:rsidRPr="00BD62C4" w:rsidRDefault="006A29F6" w:rsidP="001C775F">
      <w:pPr>
        <w:rPr>
          <w:rFonts w:ascii="Arial" w:hAnsi="Arial" w:cs="Arial"/>
        </w:rPr>
      </w:pPr>
      <w:r w:rsidRPr="00BD62C4">
        <w:rPr>
          <w:rFonts w:ascii="Arial" w:hAnsi="Arial" w:cs="Arial"/>
        </w:rPr>
        <w:t xml:space="preserve">Realizar una propuesta </w:t>
      </w:r>
      <w:r w:rsidR="00503C4F" w:rsidRPr="00BD62C4">
        <w:rPr>
          <w:rFonts w:ascii="Arial" w:hAnsi="Arial" w:cs="Arial"/>
        </w:rPr>
        <w:t xml:space="preserve">para </w:t>
      </w:r>
      <w:r w:rsidR="000435A8" w:rsidRPr="00BD62C4">
        <w:rPr>
          <w:rFonts w:ascii="Arial" w:hAnsi="Arial" w:cs="Arial"/>
        </w:rPr>
        <w:t>automatizar el proceso</w:t>
      </w:r>
      <w:r w:rsidR="004E1408" w:rsidRPr="00BD62C4">
        <w:rPr>
          <w:rFonts w:ascii="Arial" w:hAnsi="Arial" w:cs="Arial"/>
        </w:rPr>
        <w:t xml:space="preserve"> de registro de asistencia</w:t>
      </w:r>
      <w:r w:rsidR="005D4AEB" w:rsidRPr="00BD62C4">
        <w:rPr>
          <w:rFonts w:ascii="Arial" w:hAnsi="Arial" w:cs="Arial"/>
        </w:rPr>
        <w:t>.</w:t>
      </w:r>
    </w:p>
    <w:p w14:paraId="6784AA3D" w14:textId="77777777" w:rsidR="005D4AEB" w:rsidRPr="00BD62C4" w:rsidRDefault="005D4AEB" w:rsidP="001C775F">
      <w:pPr>
        <w:rPr>
          <w:rFonts w:ascii="Arial" w:hAnsi="Arial" w:cs="Arial"/>
        </w:rPr>
      </w:pPr>
    </w:p>
    <w:p w14:paraId="72F57730" w14:textId="77777777" w:rsidR="00B96CB8" w:rsidRPr="00BD62C4" w:rsidRDefault="00B96CB8" w:rsidP="001C775F">
      <w:pPr>
        <w:rPr>
          <w:rFonts w:ascii="Arial" w:hAnsi="Arial" w:cs="Arial"/>
        </w:rPr>
      </w:pPr>
    </w:p>
    <w:p w14:paraId="35D23BD7" w14:textId="77777777" w:rsidR="00B96CB8" w:rsidRPr="00BD62C4" w:rsidRDefault="00B96CB8" w:rsidP="001C775F">
      <w:pPr>
        <w:rPr>
          <w:rFonts w:ascii="Arial" w:hAnsi="Arial" w:cs="Arial"/>
        </w:rPr>
      </w:pPr>
    </w:p>
    <w:p w14:paraId="262BC74E" w14:textId="77777777" w:rsidR="00B96CB8" w:rsidRPr="00BD62C4" w:rsidRDefault="00B96CB8" w:rsidP="001C775F">
      <w:pPr>
        <w:rPr>
          <w:rFonts w:ascii="Arial" w:hAnsi="Arial" w:cs="Arial"/>
        </w:rPr>
      </w:pPr>
    </w:p>
    <w:p w14:paraId="5911E48C" w14:textId="77777777" w:rsidR="00B96CB8" w:rsidRPr="00BD62C4" w:rsidRDefault="00B96CB8" w:rsidP="001C775F">
      <w:pPr>
        <w:rPr>
          <w:rFonts w:ascii="Arial" w:hAnsi="Arial" w:cs="Arial"/>
        </w:rPr>
      </w:pPr>
    </w:p>
    <w:p w14:paraId="3D801EBC" w14:textId="77777777" w:rsidR="00B96CB8" w:rsidRPr="00BD62C4" w:rsidRDefault="00B96CB8" w:rsidP="001C775F">
      <w:pPr>
        <w:rPr>
          <w:rFonts w:ascii="Arial" w:hAnsi="Arial" w:cs="Arial"/>
        </w:rPr>
      </w:pPr>
    </w:p>
    <w:p w14:paraId="4E1434FF" w14:textId="77777777" w:rsidR="00B96CB8" w:rsidRPr="00BD62C4" w:rsidRDefault="00B96CB8" w:rsidP="001C775F">
      <w:pPr>
        <w:rPr>
          <w:rFonts w:ascii="Arial" w:hAnsi="Arial" w:cs="Arial"/>
        </w:rPr>
      </w:pPr>
    </w:p>
    <w:p w14:paraId="13AED09E" w14:textId="77777777" w:rsidR="00B96CB8" w:rsidRPr="00BD62C4" w:rsidRDefault="00B96CB8" w:rsidP="001C775F">
      <w:pPr>
        <w:rPr>
          <w:rFonts w:ascii="Arial" w:hAnsi="Arial" w:cs="Arial"/>
        </w:rPr>
      </w:pPr>
    </w:p>
    <w:p w14:paraId="141CF487" w14:textId="77777777" w:rsidR="00B96CB8" w:rsidRPr="00BD62C4" w:rsidRDefault="00B96CB8" w:rsidP="001C775F">
      <w:pPr>
        <w:rPr>
          <w:rFonts w:ascii="Arial" w:hAnsi="Arial" w:cs="Arial"/>
        </w:rPr>
      </w:pPr>
    </w:p>
    <w:p w14:paraId="13F3DFD5" w14:textId="77777777" w:rsidR="00B96CB8" w:rsidRPr="00BD62C4" w:rsidRDefault="00B96CB8" w:rsidP="001C775F">
      <w:pPr>
        <w:rPr>
          <w:rFonts w:ascii="Arial" w:hAnsi="Arial" w:cs="Arial"/>
        </w:rPr>
      </w:pPr>
    </w:p>
    <w:p w14:paraId="112A3CE2" w14:textId="77777777" w:rsidR="00B96CB8" w:rsidRPr="00BD62C4" w:rsidRDefault="00B96CB8" w:rsidP="001C775F">
      <w:pPr>
        <w:rPr>
          <w:rFonts w:ascii="Arial" w:hAnsi="Arial" w:cs="Arial"/>
        </w:rPr>
      </w:pPr>
    </w:p>
    <w:p w14:paraId="656AB5AC" w14:textId="77777777" w:rsidR="00743C37" w:rsidRPr="00BD62C4" w:rsidRDefault="00743C37" w:rsidP="00B53E0C">
      <w:pPr>
        <w:pStyle w:val="Prrafodelista"/>
        <w:ind w:left="360"/>
        <w:jc w:val="center"/>
        <w:rPr>
          <w:rFonts w:ascii="Arial" w:hAnsi="Arial" w:cs="Arial"/>
          <w:b/>
          <w:bCs/>
          <w:sz w:val="28"/>
          <w:szCs w:val="28"/>
        </w:rPr>
      </w:pPr>
    </w:p>
    <w:p w14:paraId="28DA0CDA" w14:textId="77777777" w:rsidR="00743C37" w:rsidRPr="00BD62C4" w:rsidRDefault="00743C37" w:rsidP="00B53E0C">
      <w:pPr>
        <w:pStyle w:val="Prrafodelista"/>
        <w:ind w:left="360"/>
        <w:jc w:val="center"/>
        <w:rPr>
          <w:rFonts w:ascii="Arial" w:hAnsi="Arial" w:cs="Arial"/>
          <w:b/>
          <w:bCs/>
          <w:sz w:val="28"/>
          <w:szCs w:val="28"/>
        </w:rPr>
      </w:pPr>
    </w:p>
    <w:p w14:paraId="5774564E" w14:textId="3A53D088" w:rsidR="00A970F1" w:rsidRPr="00BD62C4" w:rsidRDefault="009454E9" w:rsidP="00D243FA">
      <w:pPr>
        <w:rPr>
          <w:rFonts w:ascii="Arial" w:hAnsi="Arial" w:cs="Arial"/>
          <w:b/>
          <w:bCs/>
          <w:sz w:val="28"/>
          <w:szCs w:val="28"/>
        </w:rPr>
      </w:pPr>
      <w:r w:rsidRPr="00BD62C4">
        <w:rPr>
          <w:rFonts w:ascii="Arial" w:hAnsi="Arial" w:cs="Arial"/>
          <w:b/>
          <w:bCs/>
          <w:sz w:val="28"/>
          <w:szCs w:val="28"/>
        </w:rPr>
        <w:lastRenderedPageBreak/>
        <w:t>Introducción</w:t>
      </w:r>
    </w:p>
    <w:p w14:paraId="33F98682" w14:textId="0891313D" w:rsidR="00613964" w:rsidRPr="00BD62C4" w:rsidRDefault="00613964" w:rsidP="009454E9">
      <w:pPr>
        <w:rPr>
          <w:rFonts w:ascii="Arial" w:hAnsi="Arial" w:cs="Arial"/>
        </w:rPr>
      </w:pPr>
      <w:r w:rsidRPr="00BD62C4">
        <w:rPr>
          <w:rFonts w:ascii="Arial" w:hAnsi="Arial" w:cs="Arial"/>
        </w:rPr>
        <w:t>En el ámbito de la educativa, la precisión en el control de la asistencia se ha convertido en un factor determinante para la optimización de recursos y la mejora de la productividad. Un Sistema de Registro de Asistencia representa una solución tecnológica avanzada destinada a registrar de manera automatizada y precisa la presencia de estudiantes, contribuyendo significativamente a la eficiencia operativa y administrativa.</w:t>
      </w:r>
    </w:p>
    <w:p w14:paraId="41646A72" w14:textId="77CFE9F3" w:rsidR="00613964" w:rsidRPr="00BD62C4" w:rsidRDefault="00613964" w:rsidP="009454E9">
      <w:pPr>
        <w:rPr>
          <w:rFonts w:ascii="Arial" w:hAnsi="Arial" w:cs="Arial"/>
        </w:rPr>
      </w:pPr>
      <w:r w:rsidRPr="00BD62C4">
        <w:rPr>
          <w:rFonts w:ascii="Arial" w:hAnsi="Arial" w:cs="Arial"/>
        </w:rPr>
        <w:t>Estos sistemas están diseñados para minimizar errores humanos y proporcionar datos fiables y en tiempo real sobre la asistencia. Las tecnologías utilizadas en estos sistemas pueden variar desde métodos tradicionales, como el uso de tarjetas de proximidad y códigos QR, hasta soluciones más sofisticadas que emplean biometría, como el reconocimiento facial o de huellas dactilares. La integración de estos sistemas con otros módulos de gestión permite una administración más completa y efectiva de los recursos humanos.</w:t>
      </w:r>
    </w:p>
    <w:p w14:paraId="5220B78F" w14:textId="4FA8DF01" w:rsidR="00A970F1" w:rsidRPr="00BD62C4" w:rsidRDefault="00613964" w:rsidP="009454E9">
      <w:pPr>
        <w:rPr>
          <w:rFonts w:ascii="Arial" w:hAnsi="Arial" w:cs="Arial"/>
        </w:rPr>
      </w:pPr>
      <w:r w:rsidRPr="00BD62C4">
        <w:rPr>
          <w:rFonts w:ascii="Arial" w:hAnsi="Arial" w:cs="Arial"/>
        </w:rPr>
        <w:t xml:space="preserve">Este informe técnico tiene como propósito analizar detalladamente los componentes y tecnologías que conforma </w:t>
      </w:r>
      <w:r w:rsidR="00775B9B" w:rsidRPr="00BD62C4">
        <w:rPr>
          <w:rFonts w:ascii="Arial" w:hAnsi="Arial" w:cs="Arial"/>
        </w:rPr>
        <w:t>un</w:t>
      </w:r>
      <w:r w:rsidRPr="00BD62C4">
        <w:rPr>
          <w:rFonts w:ascii="Arial" w:hAnsi="Arial" w:cs="Arial"/>
        </w:rPr>
        <w:t xml:space="preserve"> Sistemas de Registro de Asistencia, evaluar sus beneficios y </w:t>
      </w:r>
      <w:r w:rsidR="00D0606A" w:rsidRPr="00BD62C4">
        <w:rPr>
          <w:rFonts w:ascii="Arial" w:hAnsi="Arial" w:cs="Arial"/>
        </w:rPr>
        <w:t>aplicación</w:t>
      </w:r>
      <w:r w:rsidRPr="00BD62C4">
        <w:rPr>
          <w:rFonts w:ascii="Arial" w:hAnsi="Arial" w:cs="Arial"/>
        </w:rPr>
        <w:t xml:space="preserve"> en </w:t>
      </w:r>
      <w:r w:rsidR="00D0606A" w:rsidRPr="00BD62C4">
        <w:rPr>
          <w:rFonts w:ascii="Arial" w:hAnsi="Arial" w:cs="Arial"/>
        </w:rPr>
        <w:t>el ámbito escolar</w:t>
      </w:r>
      <w:r w:rsidRPr="00BD62C4">
        <w:rPr>
          <w:rFonts w:ascii="Arial" w:hAnsi="Arial" w:cs="Arial"/>
        </w:rPr>
        <w:t>, y examinar los desafíos y consideraciones para su implementación exitosa. Asimismo, se presentarán estudios de caso y mejores prácticas para maximizar la eficiencia y precisión de estos sistemas en entornos laborales y educativos.</w:t>
      </w:r>
      <w:r w:rsidR="00A970F1" w:rsidRPr="00BD62C4">
        <w:rPr>
          <w:rFonts w:ascii="Arial" w:hAnsi="Arial" w:cs="Arial"/>
        </w:rPr>
        <w:br w:type="page"/>
      </w:r>
    </w:p>
    <w:p w14:paraId="50DA144E" w14:textId="251FDAFC" w:rsidR="00B53E0C" w:rsidRPr="00BD62C4" w:rsidRDefault="00B53E0C" w:rsidP="00B53E0C">
      <w:pPr>
        <w:pStyle w:val="Prrafodelista"/>
        <w:ind w:left="360"/>
        <w:jc w:val="center"/>
        <w:rPr>
          <w:rFonts w:ascii="Arial" w:hAnsi="Arial" w:cs="Arial"/>
          <w:b/>
          <w:bCs/>
          <w:sz w:val="28"/>
          <w:szCs w:val="28"/>
        </w:rPr>
      </w:pPr>
      <w:r w:rsidRPr="00BD62C4">
        <w:rPr>
          <w:rFonts w:ascii="Arial" w:hAnsi="Arial" w:cs="Arial"/>
          <w:b/>
          <w:bCs/>
          <w:sz w:val="28"/>
          <w:szCs w:val="28"/>
        </w:rPr>
        <w:lastRenderedPageBreak/>
        <w:t>I</w:t>
      </w:r>
      <w:r w:rsidR="00647F3F" w:rsidRPr="00BD62C4">
        <w:rPr>
          <w:rFonts w:ascii="Arial" w:hAnsi="Arial" w:cs="Arial"/>
          <w:b/>
          <w:bCs/>
          <w:sz w:val="28"/>
          <w:szCs w:val="28"/>
        </w:rPr>
        <w:t>nformantes clave</w:t>
      </w:r>
    </w:p>
    <w:p w14:paraId="5DE0CCBA" w14:textId="163DFCAE" w:rsidR="00870C4A" w:rsidRPr="00BD62C4" w:rsidRDefault="002A05FF" w:rsidP="00870C4A">
      <w:pPr>
        <w:rPr>
          <w:rFonts w:ascii="Arial" w:hAnsi="Arial" w:cs="Arial"/>
        </w:rPr>
      </w:pPr>
      <w:r w:rsidRPr="00BD62C4">
        <w:rPr>
          <w:rFonts w:ascii="Arial" w:hAnsi="Arial" w:cs="Arial"/>
        </w:rPr>
        <w:t xml:space="preserve">Durante la planificación de </w:t>
      </w:r>
      <w:r w:rsidR="0040779B" w:rsidRPr="00BD62C4">
        <w:rPr>
          <w:rFonts w:ascii="Arial" w:hAnsi="Arial" w:cs="Arial"/>
        </w:rPr>
        <w:t xml:space="preserve">un proyecto </w:t>
      </w:r>
      <w:r w:rsidR="004570EA" w:rsidRPr="00BD62C4">
        <w:rPr>
          <w:rFonts w:ascii="Arial" w:hAnsi="Arial" w:cs="Arial"/>
        </w:rPr>
        <w:t xml:space="preserve">de software </w:t>
      </w:r>
      <w:r w:rsidR="0040779B" w:rsidRPr="00BD62C4">
        <w:rPr>
          <w:rFonts w:ascii="Arial" w:hAnsi="Arial" w:cs="Arial"/>
        </w:rPr>
        <w:t xml:space="preserve">es importante saber </w:t>
      </w:r>
      <w:r w:rsidR="005C69F2" w:rsidRPr="00BD62C4">
        <w:rPr>
          <w:rFonts w:ascii="Arial" w:hAnsi="Arial" w:cs="Arial"/>
        </w:rPr>
        <w:t>quiénes</w:t>
      </w:r>
      <w:r w:rsidR="0040779B" w:rsidRPr="00BD62C4">
        <w:rPr>
          <w:rFonts w:ascii="Arial" w:hAnsi="Arial" w:cs="Arial"/>
        </w:rPr>
        <w:t xml:space="preserve"> int</w:t>
      </w:r>
      <w:r w:rsidR="004570EA" w:rsidRPr="00BD62C4">
        <w:rPr>
          <w:rFonts w:ascii="Arial" w:hAnsi="Arial" w:cs="Arial"/>
        </w:rPr>
        <w:t>eractuaran con</w:t>
      </w:r>
      <w:r w:rsidR="005C69F2" w:rsidRPr="00BD62C4">
        <w:rPr>
          <w:rFonts w:ascii="Arial" w:hAnsi="Arial" w:cs="Arial"/>
        </w:rPr>
        <w:t xml:space="preserve"> este, para ello es </w:t>
      </w:r>
      <w:r w:rsidR="004A2AAC" w:rsidRPr="00BD62C4">
        <w:rPr>
          <w:rFonts w:ascii="Arial" w:hAnsi="Arial" w:cs="Arial"/>
        </w:rPr>
        <w:t xml:space="preserve">importante identificar los informantes clave </w:t>
      </w:r>
      <w:r w:rsidR="00075CA7" w:rsidRPr="00BD62C4">
        <w:rPr>
          <w:rFonts w:ascii="Arial" w:hAnsi="Arial" w:cs="Arial"/>
        </w:rPr>
        <w:t xml:space="preserve">de ellos </w:t>
      </w:r>
      <w:r w:rsidR="003960BA" w:rsidRPr="00BD62C4">
        <w:rPr>
          <w:rFonts w:ascii="Arial" w:hAnsi="Arial" w:cs="Arial"/>
        </w:rPr>
        <w:t xml:space="preserve">se </w:t>
      </w:r>
      <w:r w:rsidR="003C5E20" w:rsidRPr="00BD62C4">
        <w:rPr>
          <w:rFonts w:ascii="Arial" w:hAnsi="Arial" w:cs="Arial"/>
        </w:rPr>
        <w:t>obtendrán los requerimientos</w:t>
      </w:r>
      <w:r w:rsidR="009D18AF" w:rsidRPr="00BD62C4">
        <w:rPr>
          <w:rFonts w:ascii="Arial" w:hAnsi="Arial" w:cs="Arial"/>
        </w:rPr>
        <w:t xml:space="preserve"> del sistema, los informantes </w:t>
      </w:r>
      <w:r w:rsidR="00710694" w:rsidRPr="00BD62C4">
        <w:rPr>
          <w:rFonts w:ascii="Arial" w:hAnsi="Arial" w:cs="Arial"/>
        </w:rPr>
        <w:t>claves identificados</w:t>
      </w:r>
      <w:r w:rsidR="009C445E" w:rsidRPr="00BD62C4">
        <w:rPr>
          <w:rFonts w:ascii="Arial" w:hAnsi="Arial" w:cs="Arial"/>
        </w:rPr>
        <w:t xml:space="preserve"> para este proyecto son:</w:t>
      </w:r>
    </w:p>
    <w:p w14:paraId="5E19F2EF" w14:textId="77777777" w:rsidR="008D48BC" w:rsidRPr="00BD62C4" w:rsidRDefault="00647F3F" w:rsidP="009E5827">
      <w:pPr>
        <w:pStyle w:val="Prrafodelista"/>
        <w:numPr>
          <w:ilvl w:val="0"/>
          <w:numId w:val="11"/>
        </w:numPr>
        <w:rPr>
          <w:rFonts w:ascii="Arial" w:hAnsi="Arial" w:cs="Arial"/>
        </w:rPr>
      </w:pPr>
      <w:r w:rsidRPr="00BD62C4">
        <w:rPr>
          <w:rFonts w:ascii="Arial" w:hAnsi="Arial" w:cs="Arial"/>
        </w:rPr>
        <w:t>Estudiantes:</w:t>
      </w:r>
    </w:p>
    <w:p w14:paraId="169FD775" w14:textId="77777777" w:rsidR="008D48BC" w:rsidRPr="00BD62C4" w:rsidRDefault="00D83AEA" w:rsidP="008D48BC">
      <w:pPr>
        <w:pStyle w:val="Prrafodelista"/>
        <w:numPr>
          <w:ilvl w:val="1"/>
          <w:numId w:val="11"/>
        </w:numPr>
        <w:rPr>
          <w:rFonts w:ascii="Arial" w:hAnsi="Arial" w:cs="Arial"/>
        </w:rPr>
      </w:pPr>
      <w:r w:rsidRPr="00BD62C4">
        <w:rPr>
          <w:rFonts w:ascii="Arial" w:hAnsi="Arial" w:cs="Arial"/>
        </w:rPr>
        <w:t xml:space="preserve">Su rol de los estudiantes es </w:t>
      </w:r>
      <w:r w:rsidR="00D759A8" w:rsidRPr="00BD62C4">
        <w:rPr>
          <w:rFonts w:ascii="Arial" w:hAnsi="Arial" w:cs="Arial"/>
        </w:rPr>
        <w:t xml:space="preserve">que son los usuarios principales </w:t>
      </w:r>
      <w:r w:rsidR="00562B8A" w:rsidRPr="00BD62C4">
        <w:rPr>
          <w:rFonts w:ascii="Arial" w:hAnsi="Arial" w:cs="Arial"/>
        </w:rPr>
        <w:t xml:space="preserve">para el uso del </w:t>
      </w:r>
      <w:r w:rsidR="006D27CF" w:rsidRPr="00BD62C4">
        <w:rPr>
          <w:rFonts w:ascii="Arial" w:hAnsi="Arial" w:cs="Arial"/>
        </w:rPr>
        <w:t xml:space="preserve">sistema. </w:t>
      </w:r>
    </w:p>
    <w:p w14:paraId="08E50153" w14:textId="3CBF6C05" w:rsidR="00FB4915" w:rsidRPr="00BD62C4" w:rsidRDefault="006D27CF" w:rsidP="008D48BC">
      <w:pPr>
        <w:pStyle w:val="Prrafodelista"/>
        <w:numPr>
          <w:ilvl w:val="1"/>
          <w:numId w:val="11"/>
        </w:numPr>
        <w:rPr>
          <w:rFonts w:ascii="Arial" w:hAnsi="Arial" w:cs="Arial"/>
        </w:rPr>
      </w:pPr>
      <w:r w:rsidRPr="00BD62C4">
        <w:rPr>
          <w:rFonts w:ascii="Arial" w:hAnsi="Arial" w:cs="Arial"/>
        </w:rPr>
        <w:t>Su</w:t>
      </w:r>
      <w:r w:rsidR="00DA70DD" w:rsidRPr="00BD62C4">
        <w:rPr>
          <w:rFonts w:ascii="Arial" w:hAnsi="Arial" w:cs="Arial"/>
        </w:rPr>
        <w:t xml:space="preserve"> relevancia es </w:t>
      </w:r>
      <w:r w:rsidR="004C2031" w:rsidRPr="00BD62C4">
        <w:rPr>
          <w:rFonts w:ascii="Arial" w:hAnsi="Arial" w:cs="Arial"/>
        </w:rPr>
        <w:t xml:space="preserve">en el proceso es </w:t>
      </w:r>
      <w:r w:rsidR="008C7BF4" w:rsidRPr="00BD62C4">
        <w:rPr>
          <w:rFonts w:ascii="Arial" w:hAnsi="Arial" w:cs="Arial"/>
        </w:rPr>
        <w:t>aportar opiniones</w:t>
      </w:r>
      <w:r w:rsidR="004C74E6" w:rsidRPr="00BD62C4">
        <w:rPr>
          <w:rFonts w:ascii="Arial" w:hAnsi="Arial" w:cs="Arial"/>
        </w:rPr>
        <w:t xml:space="preserve"> </w:t>
      </w:r>
      <w:r w:rsidR="006F31EE" w:rsidRPr="00BD62C4">
        <w:rPr>
          <w:rFonts w:ascii="Arial" w:hAnsi="Arial" w:cs="Arial"/>
        </w:rPr>
        <w:t xml:space="preserve">sobre </w:t>
      </w:r>
      <w:r w:rsidR="003432AF" w:rsidRPr="00BD62C4">
        <w:rPr>
          <w:rFonts w:ascii="Arial" w:hAnsi="Arial" w:cs="Arial"/>
        </w:rPr>
        <w:t>el sistema de registro</w:t>
      </w:r>
      <w:r w:rsidR="00E9037E" w:rsidRPr="00BD62C4">
        <w:rPr>
          <w:rFonts w:ascii="Arial" w:hAnsi="Arial" w:cs="Arial"/>
        </w:rPr>
        <w:t xml:space="preserve"> de asistencia </w:t>
      </w:r>
      <w:r w:rsidR="00563D34" w:rsidRPr="00BD62C4">
        <w:rPr>
          <w:rFonts w:ascii="Arial" w:hAnsi="Arial" w:cs="Arial"/>
        </w:rPr>
        <w:t xml:space="preserve">para identificar áreas de mejora, funcionalidades </w:t>
      </w:r>
      <w:r w:rsidR="009C3510" w:rsidRPr="00BD62C4">
        <w:rPr>
          <w:rFonts w:ascii="Arial" w:hAnsi="Arial" w:cs="Arial"/>
        </w:rPr>
        <w:t xml:space="preserve">y </w:t>
      </w:r>
      <w:r w:rsidR="00F10E22" w:rsidRPr="00BD62C4">
        <w:rPr>
          <w:rFonts w:ascii="Arial" w:hAnsi="Arial" w:cs="Arial"/>
        </w:rPr>
        <w:t xml:space="preserve">problemas de usabilidad que </w:t>
      </w:r>
      <w:r w:rsidR="00531D3F" w:rsidRPr="00BD62C4">
        <w:rPr>
          <w:rFonts w:ascii="Arial" w:hAnsi="Arial" w:cs="Arial"/>
        </w:rPr>
        <w:t>necesitan</w:t>
      </w:r>
      <w:r w:rsidR="00F10E22" w:rsidRPr="00BD62C4">
        <w:rPr>
          <w:rFonts w:ascii="Arial" w:hAnsi="Arial" w:cs="Arial"/>
        </w:rPr>
        <w:t xml:space="preserve"> ser abordados</w:t>
      </w:r>
      <w:r w:rsidR="004C74E6" w:rsidRPr="00BD62C4">
        <w:rPr>
          <w:rFonts w:ascii="Arial" w:hAnsi="Arial" w:cs="Arial"/>
        </w:rPr>
        <w:t>.</w:t>
      </w:r>
    </w:p>
    <w:p w14:paraId="415DC945" w14:textId="77777777" w:rsidR="00FB4915" w:rsidRPr="00BD62C4" w:rsidRDefault="00FB4915" w:rsidP="00FB4915">
      <w:pPr>
        <w:pStyle w:val="Prrafodelista"/>
        <w:ind w:left="360"/>
        <w:rPr>
          <w:rFonts w:ascii="Arial" w:hAnsi="Arial" w:cs="Arial"/>
        </w:rPr>
      </w:pPr>
    </w:p>
    <w:p w14:paraId="37011A66" w14:textId="5B52EE40" w:rsidR="0090485A" w:rsidRPr="00BD62C4" w:rsidRDefault="00120E38" w:rsidP="009E5827">
      <w:pPr>
        <w:pStyle w:val="Prrafodelista"/>
        <w:numPr>
          <w:ilvl w:val="0"/>
          <w:numId w:val="11"/>
        </w:numPr>
        <w:rPr>
          <w:rFonts w:ascii="Arial" w:hAnsi="Arial" w:cs="Arial"/>
        </w:rPr>
      </w:pPr>
      <w:r w:rsidRPr="00BD62C4">
        <w:rPr>
          <w:rFonts w:ascii="Arial" w:hAnsi="Arial" w:cs="Arial"/>
        </w:rPr>
        <w:t>Docentes</w:t>
      </w:r>
      <w:r w:rsidR="00647F3F" w:rsidRPr="00BD62C4">
        <w:rPr>
          <w:rFonts w:ascii="Arial" w:hAnsi="Arial" w:cs="Arial"/>
        </w:rPr>
        <w:t xml:space="preserve">: </w:t>
      </w:r>
    </w:p>
    <w:p w14:paraId="07914638" w14:textId="79748EBE" w:rsidR="0090485A" w:rsidRPr="00BD62C4" w:rsidRDefault="0090485A" w:rsidP="0090485A">
      <w:pPr>
        <w:pStyle w:val="Prrafodelista"/>
        <w:numPr>
          <w:ilvl w:val="1"/>
          <w:numId w:val="11"/>
        </w:numPr>
        <w:rPr>
          <w:rFonts w:ascii="Arial" w:hAnsi="Arial" w:cs="Arial"/>
        </w:rPr>
      </w:pPr>
      <w:r w:rsidRPr="00BD62C4">
        <w:rPr>
          <w:rFonts w:ascii="Arial" w:hAnsi="Arial" w:cs="Arial"/>
        </w:rPr>
        <w:t>El rol de los docentes es interactuar con la aplicación para el registro de asistencia.</w:t>
      </w:r>
    </w:p>
    <w:p w14:paraId="2E6CC57E" w14:textId="405E9545" w:rsidR="003130FB" w:rsidRPr="00BD62C4" w:rsidRDefault="00531D3F" w:rsidP="0090485A">
      <w:pPr>
        <w:pStyle w:val="Prrafodelista"/>
        <w:numPr>
          <w:ilvl w:val="1"/>
          <w:numId w:val="11"/>
        </w:numPr>
        <w:rPr>
          <w:rFonts w:ascii="Arial" w:hAnsi="Arial" w:cs="Arial"/>
        </w:rPr>
      </w:pPr>
      <w:r w:rsidRPr="00BD62C4">
        <w:rPr>
          <w:rFonts w:ascii="Arial" w:hAnsi="Arial" w:cs="Arial"/>
        </w:rPr>
        <w:t xml:space="preserve">Su </w:t>
      </w:r>
      <w:r w:rsidR="00EB1748" w:rsidRPr="00BD62C4">
        <w:rPr>
          <w:rFonts w:ascii="Arial" w:hAnsi="Arial" w:cs="Arial"/>
        </w:rPr>
        <w:t>relevancia</w:t>
      </w:r>
      <w:r w:rsidRPr="00BD62C4">
        <w:rPr>
          <w:rFonts w:ascii="Arial" w:hAnsi="Arial" w:cs="Arial"/>
        </w:rPr>
        <w:t xml:space="preserve"> en el proceso es</w:t>
      </w:r>
      <w:r w:rsidR="00605FFD" w:rsidRPr="00BD62C4">
        <w:rPr>
          <w:rFonts w:ascii="Arial" w:hAnsi="Arial" w:cs="Arial"/>
        </w:rPr>
        <w:t xml:space="preserve"> </w:t>
      </w:r>
      <w:r w:rsidR="00877E0E" w:rsidRPr="00BD62C4">
        <w:rPr>
          <w:rFonts w:ascii="Arial" w:hAnsi="Arial" w:cs="Arial"/>
        </w:rPr>
        <w:t xml:space="preserve">que pueden ayudar a definir los requisitos </w:t>
      </w:r>
      <w:r w:rsidR="00614ABA" w:rsidRPr="00BD62C4">
        <w:rPr>
          <w:rFonts w:ascii="Arial" w:hAnsi="Arial" w:cs="Arial"/>
        </w:rPr>
        <w:t>y funcionalidades</w:t>
      </w:r>
      <w:r w:rsidR="00EB1748" w:rsidRPr="00BD62C4">
        <w:rPr>
          <w:rFonts w:ascii="Arial" w:hAnsi="Arial" w:cs="Arial"/>
        </w:rPr>
        <w:t>.</w:t>
      </w:r>
    </w:p>
    <w:p w14:paraId="2B8F2AE1" w14:textId="77777777" w:rsidR="003130FB" w:rsidRPr="00BD62C4" w:rsidRDefault="003130FB" w:rsidP="003130FB">
      <w:pPr>
        <w:pStyle w:val="Prrafodelista"/>
        <w:ind w:left="360"/>
        <w:rPr>
          <w:rFonts w:ascii="Arial" w:hAnsi="Arial" w:cs="Arial"/>
        </w:rPr>
      </w:pPr>
    </w:p>
    <w:p w14:paraId="47EB5240" w14:textId="77777777" w:rsidR="0090485A" w:rsidRPr="00BD62C4" w:rsidRDefault="00647F3F" w:rsidP="009E5827">
      <w:pPr>
        <w:pStyle w:val="Prrafodelista"/>
        <w:numPr>
          <w:ilvl w:val="0"/>
          <w:numId w:val="11"/>
        </w:numPr>
        <w:rPr>
          <w:rFonts w:ascii="Arial" w:hAnsi="Arial" w:cs="Arial"/>
        </w:rPr>
      </w:pPr>
      <w:r w:rsidRPr="00BD62C4">
        <w:rPr>
          <w:rFonts w:ascii="Arial" w:hAnsi="Arial" w:cs="Arial"/>
        </w:rPr>
        <w:t>Director: Establece la misión y visión de la escuela, supervisas y apoya al personal administrativos, administra el presupuesto y recursos escolares, asegura el cumplimiento de las normal y las regulaciones regulativas.</w:t>
      </w:r>
      <w:r w:rsidR="00A365C9" w:rsidRPr="00BD62C4">
        <w:rPr>
          <w:rFonts w:ascii="Arial" w:hAnsi="Arial" w:cs="Arial"/>
        </w:rPr>
        <w:t xml:space="preserve"> </w:t>
      </w:r>
    </w:p>
    <w:p w14:paraId="701FF812" w14:textId="178AEE79" w:rsidR="00647F3F" w:rsidRPr="00BD62C4" w:rsidRDefault="00A365C9" w:rsidP="0090485A">
      <w:pPr>
        <w:pStyle w:val="Prrafodelista"/>
        <w:numPr>
          <w:ilvl w:val="1"/>
          <w:numId w:val="11"/>
        </w:numPr>
        <w:rPr>
          <w:rFonts w:ascii="Arial" w:hAnsi="Arial" w:cs="Arial"/>
        </w:rPr>
      </w:pPr>
      <w:r w:rsidRPr="00BD62C4">
        <w:rPr>
          <w:rFonts w:ascii="Arial" w:hAnsi="Arial" w:cs="Arial"/>
        </w:rPr>
        <w:t xml:space="preserve">Su </w:t>
      </w:r>
      <w:r w:rsidR="009D2AB1" w:rsidRPr="00BD62C4">
        <w:rPr>
          <w:rFonts w:ascii="Arial" w:hAnsi="Arial" w:cs="Arial"/>
        </w:rPr>
        <w:t>relevancia</w:t>
      </w:r>
      <w:r w:rsidRPr="00BD62C4">
        <w:rPr>
          <w:rFonts w:ascii="Arial" w:hAnsi="Arial" w:cs="Arial"/>
        </w:rPr>
        <w:t xml:space="preserve"> en el pro</w:t>
      </w:r>
      <w:r w:rsidR="009D2AB1" w:rsidRPr="00BD62C4">
        <w:rPr>
          <w:rFonts w:ascii="Arial" w:hAnsi="Arial" w:cs="Arial"/>
        </w:rPr>
        <w:t xml:space="preserve">ceso es </w:t>
      </w:r>
      <w:r w:rsidR="003117C6" w:rsidRPr="00BD62C4">
        <w:rPr>
          <w:rFonts w:ascii="Arial" w:hAnsi="Arial" w:cs="Arial"/>
        </w:rPr>
        <w:t xml:space="preserve">proporcionar una </w:t>
      </w:r>
      <w:r w:rsidR="00804E87" w:rsidRPr="00BD62C4">
        <w:rPr>
          <w:rFonts w:ascii="Arial" w:hAnsi="Arial" w:cs="Arial"/>
        </w:rPr>
        <w:t>visión</w:t>
      </w:r>
      <w:r w:rsidR="003117C6" w:rsidRPr="00BD62C4">
        <w:rPr>
          <w:rFonts w:ascii="Arial" w:hAnsi="Arial" w:cs="Arial"/>
        </w:rPr>
        <w:t xml:space="preserve"> estratégica </w:t>
      </w:r>
      <w:r w:rsidR="00804E87" w:rsidRPr="00BD62C4">
        <w:rPr>
          <w:rFonts w:ascii="Arial" w:hAnsi="Arial" w:cs="Arial"/>
        </w:rPr>
        <w:t>necesaria para implementar</w:t>
      </w:r>
      <w:r w:rsidR="00D87322" w:rsidRPr="00BD62C4">
        <w:rPr>
          <w:rFonts w:ascii="Arial" w:hAnsi="Arial" w:cs="Arial"/>
        </w:rPr>
        <w:t xml:space="preserve"> </w:t>
      </w:r>
      <w:r w:rsidR="001B5CB7" w:rsidRPr="00BD62C4">
        <w:rPr>
          <w:rFonts w:ascii="Arial" w:hAnsi="Arial" w:cs="Arial"/>
        </w:rPr>
        <w:t xml:space="preserve">el sistema </w:t>
      </w:r>
      <w:r w:rsidR="00D87322" w:rsidRPr="00BD62C4">
        <w:rPr>
          <w:rFonts w:ascii="Arial" w:hAnsi="Arial" w:cs="Arial"/>
        </w:rPr>
        <w:t>y</w:t>
      </w:r>
      <w:r w:rsidR="00E24EF2" w:rsidRPr="00BD62C4">
        <w:rPr>
          <w:rFonts w:ascii="Arial" w:hAnsi="Arial" w:cs="Arial"/>
        </w:rPr>
        <w:t xml:space="preserve"> </w:t>
      </w:r>
      <w:r w:rsidR="00C22838" w:rsidRPr="00BD62C4">
        <w:rPr>
          <w:rFonts w:ascii="Arial" w:hAnsi="Arial" w:cs="Arial"/>
        </w:rPr>
        <w:t>asignar recursos para el desarrollo</w:t>
      </w:r>
      <w:r w:rsidR="00804E87" w:rsidRPr="00BD62C4">
        <w:rPr>
          <w:rFonts w:ascii="Arial" w:hAnsi="Arial" w:cs="Arial"/>
        </w:rPr>
        <w:t>.</w:t>
      </w:r>
    </w:p>
    <w:p w14:paraId="093ED263" w14:textId="77777777" w:rsidR="003130FB" w:rsidRPr="00BD62C4" w:rsidRDefault="003130FB" w:rsidP="003130FB">
      <w:pPr>
        <w:pStyle w:val="Prrafodelista"/>
        <w:ind w:left="360"/>
        <w:rPr>
          <w:rFonts w:ascii="Arial" w:hAnsi="Arial" w:cs="Arial"/>
        </w:rPr>
      </w:pPr>
    </w:p>
    <w:p w14:paraId="2A1C5E14" w14:textId="77777777" w:rsidR="0090485A" w:rsidRPr="00BD62C4" w:rsidRDefault="00120E38" w:rsidP="009E5827">
      <w:pPr>
        <w:pStyle w:val="Prrafodelista"/>
        <w:numPr>
          <w:ilvl w:val="0"/>
          <w:numId w:val="11"/>
        </w:numPr>
        <w:rPr>
          <w:rFonts w:ascii="Arial" w:hAnsi="Arial" w:cs="Arial"/>
        </w:rPr>
      </w:pPr>
      <w:r w:rsidRPr="00BD62C4">
        <w:rPr>
          <w:rFonts w:ascii="Arial" w:hAnsi="Arial" w:cs="Arial"/>
        </w:rPr>
        <w:t xml:space="preserve">Jefes de </w:t>
      </w:r>
      <w:r w:rsidR="00AC43F2" w:rsidRPr="00BD62C4">
        <w:rPr>
          <w:rFonts w:ascii="Arial" w:hAnsi="Arial" w:cs="Arial"/>
        </w:rPr>
        <w:t>área</w:t>
      </w:r>
      <w:r w:rsidR="004D4679" w:rsidRPr="00BD62C4">
        <w:rPr>
          <w:rFonts w:ascii="Arial" w:hAnsi="Arial" w:cs="Arial"/>
        </w:rPr>
        <w:t xml:space="preserve"> de las carreras</w:t>
      </w:r>
      <w:r w:rsidRPr="00BD62C4">
        <w:rPr>
          <w:rFonts w:ascii="Arial" w:hAnsi="Arial" w:cs="Arial"/>
        </w:rPr>
        <w:t>:</w:t>
      </w:r>
      <w:r w:rsidR="003130FB" w:rsidRPr="00BD62C4">
        <w:rPr>
          <w:rFonts w:ascii="Arial" w:hAnsi="Arial" w:cs="Arial"/>
        </w:rPr>
        <w:t xml:space="preserve"> </w:t>
      </w:r>
      <w:r w:rsidR="0050060A" w:rsidRPr="00BD62C4">
        <w:rPr>
          <w:rFonts w:ascii="Arial" w:hAnsi="Arial" w:cs="Arial"/>
        </w:rPr>
        <w:t>El jefe de carrera planifica, organiza, dirige y controla las actividades relacionadas con la carrera a su cargo</w:t>
      </w:r>
      <w:r w:rsidR="00D95BEB" w:rsidRPr="00BD62C4">
        <w:rPr>
          <w:rFonts w:ascii="Arial" w:hAnsi="Arial" w:cs="Arial"/>
        </w:rPr>
        <w:t xml:space="preserve">. </w:t>
      </w:r>
    </w:p>
    <w:p w14:paraId="07769AC8" w14:textId="29BF473B" w:rsidR="00E548A8" w:rsidRPr="00BD62C4" w:rsidRDefault="00D95BEB" w:rsidP="0090485A">
      <w:pPr>
        <w:pStyle w:val="Prrafodelista"/>
        <w:numPr>
          <w:ilvl w:val="1"/>
          <w:numId w:val="11"/>
        </w:numPr>
        <w:rPr>
          <w:rFonts w:ascii="Arial" w:hAnsi="Arial" w:cs="Arial"/>
        </w:rPr>
      </w:pPr>
      <w:r w:rsidRPr="00BD62C4">
        <w:rPr>
          <w:rFonts w:ascii="Arial" w:hAnsi="Arial" w:cs="Arial"/>
        </w:rPr>
        <w:t xml:space="preserve">Su relevancia </w:t>
      </w:r>
      <w:r w:rsidR="00617898" w:rsidRPr="00BD62C4">
        <w:rPr>
          <w:rFonts w:ascii="Arial" w:hAnsi="Arial" w:cs="Arial"/>
        </w:rPr>
        <w:t xml:space="preserve">en el proceso es </w:t>
      </w:r>
      <w:r w:rsidR="00C34215" w:rsidRPr="00BD62C4">
        <w:rPr>
          <w:rFonts w:ascii="Arial" w:hAnsi="Arial" w:cs="Arial"/>
        </w:rPr>
        <w:t xml:space="preserve">explicar </w:t>
      </w:r>
      <w:r w:rsidR="007271B1" w:rsidRPr="00BD62C4">
        <w:rPr>
          <w:rFonts w:ascii="Arial" w:hAnsi="Arial" w:cs="Arial"/>
        </w:rPr>
        <w:t>cómo</w:t>
      </w:r>
      <w:r w:rsidR="00204A5C" w:rsidRPr="00BD62C4">
        <w:rPr>
          <w:rFonts w:ascii="Arial" w:hAnsi="Arial" w:cs="Arial"/>
        </w:rPr>
        <w:t xml:space="preserve"> es que realizan el control </w:t>
      </w:r>
      <w:r w:rsidR="00443875" w:rsidRPr="00BD62C4">
        <w:rPr>
          <w:rFonts w:ascii="Arial" w:hAnsi="Arial" w:cs="Arial"/>
        </w:rPr>
        <w:t xml:space="preserve">de la asistencia </w:t>
      </w:r>
      <w:r w:rsidR="00A43A38" w:rsidRPr="00BD62C4">
        <w:rPr>
          <w:rFonts w:ascii="Arial" w:hAnsi="Arial" w:cs="Arial"/>
        </w:rPr>
        <w:t>de la carrera</w:t>
      </w:r>
      <w:r w:rsidR="00DA0DCB" w:rsidRPr="00BD62C4">
        <w:rPr>
          <w:rFonts w:ascii="Arial" w:hAnsi="Arial" w:cs="Arial"/>
        </w:rPr>
        <w:t xml:space="preserve"> que </w:t>
      </w:r>
      <w:r w:rsidR="008D5292" w:rsidRPr="00BD62C4">
        <w:rPr>
          <w:rFonts w:ascii="Arial" w:hAnsi="Arial" w:cs="Arial"/>
        </w:rPr>
        <w:t>se</w:t>
      </w:r>
      <w:r w:rsidR="00DA0DCB" w:rsidRPr="00BD62C4">
        <w:rPr>
          <w:rFonts w:ascii="Arial" w:hAnsi="Arial" w:cs="Arial"/>
        </w:rPr>
        <w:t xml:space="preserve"> encarga</w:t>
      </w:r>
      <w:r w:rsidR="008D5292" w:rsidRPr="00BD62C4">
        <w:rPr>
          <w:rFonts w:ascii="Arial" w:hAnsi="Arial" w:cs="Arial"/>
        </w:rPr>
        <w:t>n.</w:t>
      </w:r>
    </w:p>
    <w:p w14:paraId="5842B96F" w14:textId="77777777" w:rsidR="003130FB" w:rsidRPr="00BD62C4" w:rsidRDefault="003130FB" w:rsidP="003130FB">
      <w:pPr>
        <w:pStyle w:val="Prrafodelista"/>
        <w:ind w:left="360"/>
        <w:rPr>
          <w:rFonts w:ascii="Arial" w:hAnsi="Arial" w:cs="Arial"/>
        </w:rPr>
      </w:pPr>
    </w:p>
    <w:p w14:paraId="6B531BE5" w14:textId="77777777" w:rsidR="0090485A" w:rsidRPr="00BD62C4" w:rsidRDefault="000A41BF" w:rsidP="009E5827">
      <w:pPr>
        <w:pStyle w:val="Prrafodelista"/>
        <w:numPr>
          <w:ilvl w:val="0"/>
          <w:numId w:val="11"/>
        </w:numPr>
        <w:rPr>
          <w:rFonts w:ascii="Arial" w:hAnsi="Arial" w:cs="Arial"/>
        </w:rPr>
      </w:pPr>
      <w:r w:rsidRPr="00BD62C4">
        <w:rPr>
          <w:rFonts w:ascii="Arial" w:hAnsi="Arial" w:cs="Arial"/>
        </w:rPr>
        <w:t xml:space="preserve">Encargados del </w:t>
      </w:r>
      <w:r w:rsidR="000F3520" w:rsidRPr="00BD62C4">
        <w:rPr>
          <w:rFonts w:ascii="Arial" w:hAnsi="Arial" w:cs="Arial"/>
        </w:rPr>
        <w:t>ingreso</w:t>
      </w:r>
      <w:r w:rsidRPr="00BD62C4">
        <w:rPr>
          <w:rFonts w:ascii="Arial" w:hAnsi="Arial" w:cs="Arial"/>
        </w:rPr>
        <w:t xml:space="preserve"> de </w:t>
      </w:r>
      <w:r w:rsidR="000F3520" w:rsidRPr="00BD62C4">
        <w:rPr>
          <w:rFonts w:ascii="Arial" w:hAnsi="Arial" w:cs="Arial"/>
        </w:rPr>
        <w:t xml:space="preserve">la </w:t>
      </w:r>
      <w:r w:rsidRPr="00BD62C4">
        <w:rPr>
          <w:rFonts w:ascii="Arial" w:hAnsi="Arial" w:cs="Arial"/>
        </w:rPr>
        <w:t>asistencia:</w:t>
      </w:r>
      <w:r w:rsidR="00977591" w:rsidRPr="00BD62C4">
        <w:rPr>
          <w:rFonts w:ascii="Arial" w:hAnsi="Arial" w:cs="Arial"/>
        </w:rPr>
        <w:t xml:space="preserve"> Son responsables de ingresar los datos de asistencia de manera precisa y oportuna en el sistema</w:t>
      </w:r>
      <w:r w:rsidR="00524DB8" w:rsidRPr="00BD62C4">
        <w:rPr>
          <w:rFonts w:ascii="Arial" w:hAnsi="Arial" w:cs="Arial"/>
        </w:rPr>
        <w:t xml:space="preserve"> de almacenamientos correspondiente. </w:t>
      </w:r>
    </w:p>
    <w:p w14:paraId="608D8DEB" w14:textId="1D51EF39" w:rsidR="00B761ED" w:rsidRPr="00BD62C4" w:rsidRDefault="008F1C10" w:rsidP="0090485A">
      <w:pPr>
        <w:pStyle w:val="Prrafodelista"/>
        <w:numPr>
          <w:ilvl w:val="1"/>
          <w:numId w:val="11"/>
        </w:numPr>
        <w:rPr>
          <w:rFonts w:ascii="Arial" w:hAnsi="Arial" w:cs="Arial"/>
        </w:rPr>
      </w:pPr>
      <w:r w:rsidRPr="00BD62C4">
        <w:rPr>
          <w:rFonts w:ascii="Arial" w:hAnsi="Arial" w:cs="Arial"/>
        </w:rPr>
        <w:t xml:space="preserve">Su relevancia </w:t>
      </w:r>
      <w:r w:rsidR="00DF0046" w:rsidRPr="00BD62C4">
        <w:rPr>
          <w:rFonts w:ascii="Arial" w:hAnsi="Arial" w:cs="Arial"/>
        </w:rPr>
        <w:t xml:space="preserve">es exponer como realizan el proceso de </w:t>
      </w:r>
      <w:r w:rsidR="00202453" w:rsidRPr="00BD62C4">
        <w:rPr>
          <w:rFonts w:ascii="Arial" w:hAnsi="Arial" w:cs="Arial"/>
        </w:rPr>
        <w:t>inserción de</w:t>
      </w:r>
      <w:r w:rsidR="00B958A3" w:rsidRPr="00BD62C4">
        <w:rPr>
          <w:rFonts w:ascii="Arial" w:hAnsi="Arial" w:cs="Arial"/>
        </w:rPr>
        <w:t>l registro de</w:t>
      </w:r>
      <w:r w:rsidR="00202453" w:rsidRPr="00BD62C4">
        <w:rPr>
          <w:rFonts w:ascii="Arial" w:hAnsi="Arial" w:cs="Arial"/>
        </w:rPr>
        <w:t xml:space="preserve"> </w:t>
      </w:r>
      <w:r w:rsidR="00B958A3" w:rsidRPr="00BD62C4">
        <w:rPr>
          <w:rFonts w:ascii="Arial" w:hAnsi="Arial" w:cs="Arial"/>
        </w:rPr>
        <w:t>asistencia.</w:t>
      </w:r>
    </w:p>
    <w:p w14:paraId="6BC4125E" w14:textId="77777777" w:rsidR="000A41BF" w:rsidRPr="00BD62C4" w:rsidRDefault="000A41BF" w:rsidP="00647F3F">
      <w:pPr>
        <w:rPr>
          <w:rFonts w:ascii="Arial" w:hAnsi="Arial" w:cs="Arial"/>
        </w:rPr>
      </w:pPr>
    </w:p>
    <w:p w14:paraId="4EFF6154" w14:textId="77777777" w:rsidR="00B96CB8" w:rsidRPr="00BD62C4" w:rsidRDefault="00B96CB8" w:rsidP="00647F3F">
      <w:pPr>
        <w:rPr>
          <w:rFonts w:ascii="Arial" w:hAnsi="Arial" w:cs="Arial"/>
        </w:rPr>
      </w:pPr>
    </w:p>
    <w:p w14:paraId="2CD88E0C" w14:textId="77777777" w:rsidR="00B96CB8" w:rsidRPr="00BD62C4" w:rsidRDefault="00B96CB8" w:rsidP="00647F3F">
      <w:pPr>
        <w:rPr>
          <w:rFonts w:ascii="Arial" w:hAnsi="Arial" w:cs="Arial"/>
        </w:rPr>
      </w:pPr>
    </w:p>
    <w:p w14:paraId="2302780F" w14:textId="77777777" w:rsidR="00B96CB8" w:rsidRPr="00BD62C4" w:rsidRDefault="00B96CB8" w:rsidP="00647F3F">
      <w:pPr>
        <w:rPr>
          <w:rFonts w:ascii="Arial" w:hAnsi="Arial" w:cs="Arial"/>
        </w:rPr>
      </w:pPr>
    </w:p>
    <w:p w14:paraId="7FE44E53" w14:textId="77777777" w:rsidR="00B96CB8" w:rsidRPr="00BD62C4" w:rsidRDefault="00B96CB8" w:rsidP="00647F3F">
      <w:pPr>
        <w:rPr>
          <w:rFonts w:ascii="Arial" w:hAnsi="Arial" w:cs="Arial"/>
        </w:rPr>
      </w:pPr>
    </w:p>
    <w:p w14:paraId="64A6F92E" w14:textId="77777777" w:rsidR="00B96CB8" w:rsidRPr="00BD62C4" w:rsidRDefault="00B96CB8" w:rsidP="00647F3F">
      <w:pPr>
        <w:rPr>
          <w:rFonts w:ascii="Arial" w:hAnsi="Arial" w:cs="Arial"/>
        </w:rPr>
      </w:pPr>
    </w:p>
    <w:p w14:paraId="26B9F32E" w14:textId="77777777" w:rsidR="003130FB" w:rsidRPr="00BD62C4" w:rsidRDefault="003130FB" w:rsidP="00647F3F">
      <w:pPr>
        <w:rPr>
          <w:rFonts w:ascii="Arial" w:hAnsi="Arial" w:cs="Arial"/>
        </w:rPr>
      </w:pPr>
    </w:p>
    <w:p w14:paraId="421703EE" w14:textId="77777777" w:rsidR="00551A7D" w:rsidRPr="00BD62C4" w:rsidRDefault="00551A7D" w:rsidP="00647F3F">
      <w:pPr>
        <w:rPr>
          <w:rFonts w:ascii="Arial" w:hAnsi="Arial" w:cs="Arial"/>
        </w:rPr>
      </w:pPr>
    </w:p>
    <w:p w14:paraId="69655E7E" w14:textId="77777777" w:rsidR="00877503" w:rsidRPr="00BD62C4" w:rsidRDefault="00877503" w:rsidP="00647F3F">
      <w:pPr>
        <w:rPr>
          <w:rFonts w:ascii="Arial" w:hAnsi="Arial" w:cs="Arial"/>
        </w:rPr>
      </w:pPr>
    </w:p>
    <w:p w14:paraId="6D619B12" w14:textId="3309DC26" w:rsidR="00F52157" w:rsidRPr="00BD62C4" w:rsidRDefault="00792409" w:rsidP="00C546C3">
      <w:pPr>
        <w:pStyle w:val="Prrafodelista"/>
        <w:ind w:left="360"/>
        <w:jc w:val="center"/>
        <w:rPr>
          <w:rFonts w:ascii="Arial" w:hAnsi="Arial" w:cs="Arial"/>
          <w:b/>
          <w:bCs/>
          <w:sz w:val="28"/>
          <w:szCs w:val="28"/>
        </w:rPr>
      </w:pPr>
      <w:r w:rsidRPr="00BD62C4">
        <w:rPr>
          <w:rFonts w:ascii="Arial" w:hAnsi="Arial" w:cs="Arial"/>
          <w:b/>
          <w:bCs/>
          <w:sz w:val="28"/>
          <w:szCs w:val="28"/>
        </w:rPr>
        <w:lastRenderedPageBreak/>
        <w:t>H</w:t>
      </w:r>
      <w:r w:rsidR="003B5D64" w:rsidRPr="00BD62C4">
        <w:rPr>
          <w:rFonts w:ascii="Arial" w:hAnsi="Arial" w:cs="Arial"/>
          <w:b/>
          <w:bCs/>
          <w:sz w:val="28"/>
          <w:szCs w:val="28"/>
        </w:rPr>
        <w:t xml:space="preserve">erramientas </w:t>
      </w:r>
      <w:r w:rsidR="0041487B" w:rsidRPr="00BD62C4">
        <w:rPr>
          <w:rFonts w:ascii="Arial" w:hAnsi="Arial" w:cs="Arial"/>
          <w:b/>
          <w:bCs/>
          <w:sz w:val="28"/>
          <w:szCs w:val="28"/>
        </w:rPr>
        <w:t>de recolección de datos</w:t>
      </w:r>
    </w:p>
    <w:p w14:paraId="245B7E70" w14:textId="08E08ACA" w:rsidR="00C87643" w:rsidRPr="00BD62C4" w:rsidRDefault="00E266BA" w:rsidP="009E5827">
      <w:pPr>
        <w:pStyle w:val="Prrafodelista"/>
        <w:numPr>
          <w:ilvl w:val="1"/>
          <w:numId w:val="5"/>
        </w:numPr>
        <w:rPr>
          <w:rFonts w:ascii="Arial" w:hAnsi="Arial" w:cs="Arial"/>
          <w:b/>
          <w:bCs/>
        </w:rPr>
      </w:pPr>
      <w:r w:rsidRPr="00BD62C4">
        <w:rPr>
          <w:rFonts w:ascii="Arial" w:hAnsi="Arial" w:cs="Arial"/>
          <w:b/>
          <w:bCs/>
        </w:rPr>
        <w:t>Entrevista</w:t>
      </w:r>
      <w:r w:rsidR="0037042F" w:rsidRPr="00BD62C4">
        <w:rPr>
          <w:rFonts w:ascii="Arial" w:hAnsi="Arial" w:cs="Arial"/>
          <w:b/>
          <w:bCs/>
        </w:rPr>
        <w:t xml:space="preserve"> para los </w:t>
      </w:r>
      <w:r w:rsidR="00976959" w:rsidRPr="00BD62C4">
        <w:rPr>
          <w:rFonts w:ascii="Arial" w:hAnsi="Arial" w:cs="Arial"/>
          <w:b/>
          <w:bCs/>
        </w:rPr>
        <w:t>D</w:t>
      </w:r>
      <w:r w:rsidR="0037042F" w:rsidRPr="00BD62C4">
        <w:rPr>
          <w:rFonts w:ascii="Arial" w:hAnsi="Arial" w:cs="Arial"/>
          <w:b/>
          <w:bCs/>
        </w:rPr>
        <w:t>ocentes</w:t>
      </w:r>
    </w:p>
    <w:p w14:paraId="29D991D1" w14:textId="1B83E2C1" w:rsidR="00BB6B76" w:rsidRPr="00BD62C4" w:rsidRDefault="00B55CAF" w:rsidP="00B55CAF">
      <w:pPr>
        <w:rPr>
          <w:rFonts w:ascii="Arial" w:hAnsi="Arial" w:cs="Arial"/>
        </w:rPr>
      </w:pPr>
      <w:r w:rsidRPr="00BD62C4">
        <w:rPr>
          <w:rFonts w:ascii="Arial" w:hAnsi="Arial" w:cs="Arial"/>
        </w:rPr>
        <w:t>¿Qué tan fácil o difícil encuentras el actual proceso de registro de asistencia estudiantil?</w:t>
      </w:r>
    </w:p>
    <w:p w14:paraId="0DF3B1EF" w14:textId="0D8A5A1E" w:rsidR="00C546C3" w:rsidRPr="00BD62C4" w:rsidRDefault="00C546C3" w:rsidP="00B55CAF">
      <w:pPr>
        <w:rPr>
          <w:rFonts w:ascii="Arial" w:hAnsi="Arial" w:cs="Arial"/>
        </w:rPr>
      </w:pPr>
      <w:r w:rsidRPr="00BD62C4">
        <w:rPr>
          <w:rFonts w:ascii="Arial" w:hAnsi="Arial" w:cs="Arial"/>
        </w:rPr>
        <w:t>¿Ha tenido algún inconveniente con el método actual?</w:t>
      </w:r>
    </w:p>
    <w:p w14:paraId="5A0BA4E8" w14:textId="0B3A4E77" w:rsidR="000235C7" w:rsidRPr="00BD62C4" w:rsidRDefault="002A01C0" w:rsidP="0037042F">
      <w:pPr>
        <w:rPr>
          <w:rFonts w:ascii="Arial" w:hAnsi="Arial" w:cs="Arial"/>
        </w:rPr>
      </w:pPr>
      <w:r w:rsidRPr="00BD62C4">
        <w:rPr>
          <w:rFonts w:ascii="Arial" w:hAnsi="Arial" w:cs="Arial"/>
        </w:rPr>
        <w:t>¿</w:t>
      </w:r>
      <w:r w:rsidR="00B12CC0" w:rsidRPr="00BD62C4">
        <w:rPr>
          <w:rFonts w:ascii="Arial" w:hAnsi="Arial" w:cs="Arial"/>
        </w:rPr>
        <w:t>Ha</w:t>
      </w:r>
      <w:r w:rsidR="00A10A39" w:rsidRPr="00BD62C4">
        <w:rPr>
          <w:rFonts w:ascii="Arial" w:hAnsi="Arial" w:cs="Arial"/>
        </w:rPr>
        <w:t xml:space="preserve"> utilizado en algún momento un sistema de </w:t>
      </w:r>
      <w:r w:rsidR="00BF42D6" w:rsidRPr="00BD62C4">
        <w:rPr>
          <w:rFonts w:ascii="Arial" w:hAnsi="Arial" w:cs="Arial"/>
        </w:rPr>
        <w:t>regis</w:t>
      </w:r>
      <w:r w:rsidR="00B12CC0" w:rsidRPr="00BD62C4">
        <w:rPr>
          <w:rFonts w:ascii="Arial" w:hAnsi="Arial" w:cs="Arial"/>
        </w:rPr>
        <w:t>tro de asistencia</w:t>
      </w:r>
      <w:r w:rsidRPr="00BD62C4">
        <w:rPr>
          <w:rFonts w:ascii="Arial" w:hAnsi="Arial" w:cs="Arial"/>
        </w:rPr>
        <w:t>?</w:t>
      </w:r>
    </w:p>
    <w:p w14:paraId="34BEB8C9" w14:textId="4A376007" w:rsidR="000235C7" w:rsidRPr="00BD62C4" w:rsidRDefault="0066741D" w:rsidP="0037042F">
      <w:pPr>
        <w:rPr>
          <w:rFonts w:ascii="Arial" w:hAnsi="Arial" w:cs="Arial"/>
        </w:rPr>
      </w:pPr>
      <w:r w:rsidRPr="00BD62C4">
        <w:rPr>
          <w:rFonts w:ascii="Arial" w:hAnsi="Arial" w:cs="Arial"/>
        </w:rPr>
        <w:t>¿Has experimentado algún problema o dificultad al usar sistemas de registro de asistencia estudiantil?</w:t>
      </w:r>
    </w:p>
    <w:p w14:paraId="5B752AFB" w14:textId="4090AAF0" w:rsidR="000235C7" w:rsidRPr="00BD62C4" w:rsidRDefault="0037042F" w:rsidP="0037042F">
      <w:pPr>
        <w:rPr>
          <w:rFonts w:ascii="Arial" w:hAnsi="Arial" w:cs="Arial"/>
        </w:rPr>
      </w:pPr>
      <w:r w:rsidRPr="00BD62C4">
        <w:rPr>
          <w:rFonts w:ascii="Arial" w:hAnsi="Arial" w:cs="Arial"/>
        </w:rPr>
        <w:t>¿</w:t>
      </w:r>
      <w:r w:rsidR="002A01C0" w:rsidRPr="00BD62C4">
        <w:rPr>
          <w:rFonts w:ascii="Arial" w:hAnsi="Arial" w:cs="Arial"/>
        </w:rPr>
        <w:t>Qué</w:t>
      </w:r>
      <w:r w:rsidRPr="00BD62C4">
        <w:rPr>
          <w:rFonts w:ascii="Arial" w:hAnsi="Arial" w:cs="Arial"/>
        </w:rPr>
        <w:t xml:space="preserve"> mejoras piensa usted que traería un sistema automatizado para la asistencia estudiantil en su </w:t>
      </w:r>
      <w:r w:rsidR="002A01C0" w:rsidRPr="00BD62C4">
        <w:rPr>
          <w:rFonts w:ascii="Arial" w:hAnsi="Arial" w:cs="Arial"/>
        </w:rPr>
        <w:t>entorno?</w:t>
      </w:r>
    </w:p>
    <w:p w14:paraId="1E2F96D0" w14:textId="38BA80DD" w:rsidR="000235C7" w:rsidRPr="00BD62C4" w:rsidRDefault="0037042F" w:rsidP="0037042F">
      <w:pPr>
        <w:rPr>
          <w:rFonts w:ascii="Arial" w:hAnsi="Arial" w:cs="Arial"/>
        </w:rPr>
      </w:pPr>
      <w:r w:rsidRPr="00BD62C4">
        <w:rPr>
          <w:rFonts w:ascii="Arial" w:hAnsi="Arial" w:cs="Arial"/>
        </w:rPr>
        <w:t xml:space="preserve">¿Te sientes seguro/a con respecto </w:t>
      </w:r>
      <w:r w:rsidR="005B2F4B" w:rsidRPr="00BD62C4">
        <w:rPr>
          <w:rFonts w:ascii="Arial" w:hAnsi="Arial" w:cs="Arial"/>
        </w:rPr>
        <w:t xml:space="preserve">a la </w:t>
      </w:r>
      <w:r w:rsidRPr="00BD62C4">
        <w:rPr>
          <w:rFonts w:ascii="Arial" w:hAnsi="Arial" w:cs="Arial"/>
        </w:rPr>
        <w:t>seguridad de</w:t>
      </w:r>
      <w:r w:rsidR="00E56D64" w:rsidRPr="00BD62C4">
        <w:rPr>
          <w:rFonts w:ascii="Arial" w:hAnsi="Arial" w:cs="Arial"/>
        </w:rPr>
        <w:t xml:space="preserve"> su método de registros de asistencia</w:t>
      </w:r>
      <w:r w:rsidR="002A01C0" w:rsidRPr="00BD62C4">
        <w:rPr>
          <w:rFonts w:ascii="Arial" w:hAnsi="Arial" w:cs="Arial"/>
        </w:rPr>
        <w:t>?</w:t>
      </w:r>
    </w:p>
    <w:p w14:paraId="3DB1691B" w14:textId="0D96AB72" w:rsidR="000235C7" w:rsidRPr="00BD62C4" w:rsidRDefault="0037042F" w:rsidP="0037042F">
      <w:pPr>
        <w:rPr>
          <w:rFonts w:ascii="Arial" w:hAnsi="Arial" w:cs="Arial"/>
        </w:rPr>
      </w:pPr>
      <w:r w:rsidRPr="00BD62C4">
        <w:rPr>
          <w:rFonts w:ascii="Arial" w:hAnsi="Arial" w:cs="Arial"/>
        </w:rPr>
        <w:t>¿Has recibido capacitación o información sobre cómo utilizar un sistema</w:t>
      </w:r>
      <w:r w:rsidR="00DB7F9C" w:rsidRPr="00BD62C4">
        <w:rPr>
          <w:rFonts w:ascii="Arial" w:hAnsi="Arial" w:cs="Arial"/>
        </w:rPr>
        <w:t xml:space="preserve"> de asistencia estudiantil</w:t>
      </w:r>
      <w:r w:rsidRPr="00BD62C4">
        <w:rPr>
          <w:rFonts w:ascii="Arial" w:hAnsi="Arial" w:cs="Arial"/>
        </w:rPr>
        <w:t xml:space="preserve"> correctamente?</w:t>
      </w:r>
    </w:p>
    <w:p w14:paraId="09D8E3E2" w14:textId="24D5111D" w:rsidR="00905D8E" w:rsidRPr="00BD62C4" w:rsidRDefault="00785A49" w:rsidP="0037042F">
      <w:pPr>
        <w:rPr>
          <w:rFonts w:ascii="Arial" w:hAnsi="Arial" w:cs="Arial"/>
        </w:rPr>
      </w:pPr>
      <w:r w:rsidRPr="00BD62C4">
        <w:rPr>
          <w:rFonts w:ascii="Arial" w:hAnsi="Arial" w:cs="Arial"/>
        </w:rPr>
        <w:t>¿</w:t>
      </w:r>
      <w:r w:rsidR="00DD7231" w:rsidRPr="00BD62C4">
        <w:rPr>
          <w:rFonts w:ascii="Arial" w:hAnsi="Arial" w:cs="Arial"/>
        </w:rPr>
        <w:t xml:space="preserve">Le gustaría recibir una capacitación sobre cómo </w:t>
      </w:r>
      <w:r w:rsidR="00215D11" w:rsidRPr="00BD62C4">
        <w:rPr>
          <w:rFonts w:ascii="Arial" w:hAnsi="Arial" w:cs="Arial"/>
        </w:rPr>
        <w:t xml:space="preserve">utilizar un sistema de registro </w:t>
      </w:r>
      <w:r w:rsidR="00A0653E" w:rsidRPr="00BD62C4">
        <w:rPr>
          <w:rFonts w:ascii="Arial" w:hAnsi="Arial" w:cs="Arial"/>
        </w:rPr>
        <w:t>de asistencia</w:t>
      </w:r>
      <w:r w:rsidRPr="00BD62C4">
        <w:rPr>
          <w:rFonts w:ascii="Arial" w:hAnsi="Arial" w:cs="Arial"/>
        </w:rPr>
        <w:t>?</w:t>
      </w:r>
    </w:p>
    <w:p w14:paraId="5A40E25A" w14:textId="1054BEE5" w:rsidR="00DA4211" w:rsidRPr="00BD62C4" w:rsidRDefault="00DA4211" w:rsidP="009E5827">
      <w:pPr>
        <w:pStyle w:val="Prrafodelista"/>
        <w:numPr>
          <w:ilvl w:val="1"/>
          <w:numId w:val="5"/>
        </w:numPr>
        <w:rPr>
          <w:rFonts w:ascii="Arial" w:hAnsi="Arial" w:cs="Arial"/>
          <w:b/>
          <w:bCs/>
        </w:rPr>
      </w:pPr>
      <w:r w:rsidRPr="00BD62C4">
        <w:rPr>
          <w:rFonts w:ascii="Arial" w:hAnsi="Arial" w:cs="Arial"/>
          <w:b/>
          <w:bCs/>
        </w:rPr>
        <w:t>Encuesta dirigía a los estudiantes:</w:t>
      </w:r>
    </w:p>
    <w:p w14:paraId="1A11BEAA" w14:textId="4FE0078F" w:rsidR="008F2673" w:rsidRPr="00BD62C4" w:rsidRDefault="00541FA8" w:rsidP="008F2673">
      <w:pPr>
        <w:rPr>
          <w:rFonts w:ascii="Arial" w:hAnsi="Arial" w:cs="Arial"/>
        </w:rPr>
      </w:pPr>
      <w:r w:rsidRPr="00BD62C4">
        <w:rPr>
          <w:rFonts w:ascii="Arial" w:hAnsi="Arial" w:cs="Arial"/>
        </w:rPr>
        <w:t xml:space="preserve">¿Cómo </w:t>
      </w:r>
      <w:r w:rsidR="00BE7C6F" w:rsidRPr="00BD62C4">
        <w:rPr>
          <w:rFonts w:ascii="Arial" w:hAnsi="Arial" w:cs="Arial"/>
        </w:rPr>
        <w:t xml:space="preserve">calificas </w:t>
      </w:r>
      <w:r w:rsidR="004E0FFE" w:rsidRPr="00BD62C4">
        <w:rPr>
          <w:rFonts w:ascii="Arial" w:hAnsi="Arial" w:cs="Arial"/>
        </w:rPr>
        <w:t xml:space="preserve">tu experiencia con el actual </w:t>
      </w:r>
      <w:r w:rsidR="006A483D" w:rsidRPr="00BD62C4">
        <w:rPr>
          <w:rFonts w:ascii="Arial" w:hAnsi="Arial" w:cs="Arial"/>
        </w:rPr>
        <w:t xml:space="preserve">proceso de registro de asistencia </w:t>
      </w:r>
      <w:r w:rsidR="00DA586E" w:rsidRPr="00BD62C4">
        <w:rPr>
          <w:rFonts w:ascii="Arial" w:hAnsi="Arial" w:cs="Arial"/>
        </w:rPr>
        <w:t>de la institución</w:t>
      </w:r>
      <w:r w:rsidR="00A335BF" w:rsidRPr="00BD62C4">
        <w:rPr>
          <w:rFonts w:ascii="Arial" w:hAnsi="Arial" w:cs="Arial"/>
        </w:rPr>
        <w:t>?</w:t>
      </w:r>
    </w:p>
    <w:p w14:paraId="35E9D91A" w14:textId="511A8F66" w:rsidR="00B02E1E" w:rsidRPr="00BD62C4" w:rsidRDefault="000848C4" w:rsidP="009E5827">
      <w:pPr>
        <w:pStyle w:val="Prrafodelista"/>
        <w:numPr>
          <w:ilvl w:val="0"/>
          <w:numId w:val="6"/>
        </w:numPr>
        <w:rPr>
          <w:rFonts w:ascii="Arial" w:hAnsi="Arial" w:cs="Arial"/>
        </w:rPr>
      </w:pPr>
      <w:r w:rsidRPr="00BD62C4">
        <w:rPr>
          <w:rFonts w:ascii="Arial" w:hAnsi="Arial" w:cs="Arial"/>
        </w:rPr>
        <w:t>Excelente</w:t>
      </w:r>
    </w:p>
    <w:p w14:paraId="1B67B85E" w14:textId="655CD87B" w:rsidR="00DA586E" w:rsidRPr="00BD62C4" w:rsidRDefault="00EA71DB" w:rsidP="009E5827">
      <w:pPr>
        <w:pStyle w:val="Prrafodelista"/>
        <w:numPr>
          <w:ilvl w:val="0"/>
          <w:numId w:val="6"/>
        </w:numPr>
        <w:rPr>
          <w:rFonts w:ascii="Arial" w:hAnsi="Arial" w:cs="Arial"/>
        </w:rPr>
      </w:pPr>
      <w:r w:rsidRPr="00BD62C4">
        <w:rPr>
          <w:rFonts w:ascii="Arial" w:hAnsi="Arial" w:cs="Arial"/>
        </w:rPr>
        <w:t>Buena</w:t>
      </w:r>
    </w:p>
    <w:p w14:paraId="2D2D25EE" w14:textId="633D1A8A" w:rsidR="0040382C" w:rsidRPr="00BD62C4" w:rsidRDefault="00A56C5D" w:rsidP="009E5827">
      <w:pPr>
        <w:pStyle w:val="Prrafodelista"/>
        <w:numPr>
          <w:ilvl w:val="0"/>
          <w:numId w:val="6"/>
        </w:numPr>
        <w:rPr>
          <w:rFonts w:ascii="Arial" w:hAnsi="Arial" w:cs="Arial"/>
        </w:rPr>
      </w:pPr>
      <w:r w:rsidRPr="00BD62C4">
        <w:rPr>
          <w:rFonts w:ascii="Arial" w:hAnsi="Arial" w:cs="Arial"/>
        </w:rPr>
        <w:t xml:space="preserve">Indiferente </w:t>
      </w:r>
    </w:p>
    <w:p w14:paraId="02EE8F2D" w14:textId="31625EE6" w:rsidR="00EA71DB" w:rsidRPr="00BD62C4" w:rsidRDefault="00EA71DB" w:rsidP="009E5827">
      <w:pPr>
        <w:pStyle w:val="Prrafodelista"/>
        <w:numPr>
          <w:ilvl w:val="0"/>
          <w:numId w:val="6"/>
        </w:numPr>
        <w:rPr>
          <w:rFonts w:ascii="Arial" w:hAnsi="Arial" w:cs="Arial"/>
        </w:rPr>
      </w:pPr>
      <w:r w:rsidRPr="00BD62C4">
        <w:rPr>
          <w:rFonts w:ascii="Arial" w:hAnsi="Arial" w:cs="Arial"/>
        </w:rPr>
        <w:t>Mala</w:t>
      </w:r>
    </w:p>
    <w:p w14:paraId="058776D0" w14:textId="1BC40529" w:rsidR="00EA71DB" w:rsidRPr="00BD62C4" w:rsidRDefault="000848C4" w:rsidP="009E5827">
      <w:pPr>
        <w:pStyle w:val="Prrafodelista"/>
        <w:numPr>
          <w:ilvl w:val="0"/>
          <w:numId w:val="6"/>
        </w:numPr>
        <w:rPr>
          <w:rFonts w:ascii="Arial" w:hAnsi="Arial" w:cs="Arial"/>
        </w:rPr>
      </w:pPr>
      <w:r w:rsidRPr="00BD62C4">
        <w:rPr>
          <w:rFonts w:ascii="Arial" w:hAnsi="Arial" w:cs="Arial"/>
        </w:rPr>
        <w:t>Pésima</w:t>
      </w:r>
    </w:p>
    <w:p w14:paraId="646CC7B4" w14:textId="75065DE5" w:rsidR="00DA586E" w:rsidRPr="00BD62C4" w:rsidRDefault="00FD5041" w:rsidP="008F2673">
      <w:pPr>
        <w:rPr>
          <w:rFonts w:ascii="Arial" w:hAnsi="Arial" w:cs="Arial"/>
        </w:rPr>
      </w:pPr>
      <w:r w:rsidRPr="00BD62C4">
        <w:rPr>
          <w:rFonts w:ascii="Arial" w:hAnsi="Arial" w:cs="Arial"/>
        </w:rPr>
        <w:t>¿</w:t>
      </w:r>
      <w:r w:rsidR="00BC3F68" w:rsidRPr="00BD62C4">
        <w:rPr>
          <w:rFonts w:ascii="Arial" w:hAnsi="Arial" w:cs="Arial"/>
        </w:rPr>
        <w:t>Te gustaría que se implementase un nuev</w:t>
      </w:r>
      <w:r w:rsidR="006725C0" w:rsidRPr="00BD62C4">
        <w:rPr>
          <w:rFonts w:ascii="Arial" w:hAnsi="Arial" w:cs="Arial"/>
        </w:rPr>
        <w:t xml:space="preserve">o método para </w:t>
      </w:r>
      <w:r w:rsidR="00070206" w:rsidRPr="00BD62C4">
        <w:rPr>
          <w:rFonts w:ascii="Arial" w:hAnsi="Arial" w:cs="Arial"/>
        </w:rPr>
        <w:t>el registro de asistencia</w:t>
      </w:r>
      <w:r w:rsidRPr="00BD62C4">
        <w:rPr>
          <w:rFonts w:ascii="Arial" w:hAnsi="Arial" w:cs="Arial"/>
        </w:rPr>
        <w:t>?</w:t>
      </w:r>
    </w:p>
    <w:p w14:paraId="78A9EA0E" w14:textId="1E7E1290" w:rsidR="00070206" w:rsidRPr="00BD62C4" w:rsidRDefault="00A56C5D" w:rsidP="009677CC">
      <w:pPr>
        <w:pStyle w:val="Prrafodelista"/>
        <w:numPr>
          <w:ilvl w:val="0"/>
          <w:numId w:val="33"/>
        </w:numPr>
        <w:rPr>
          <w:rFonts w:ascii="Arial" w:hAnsi="Arial" w:cs="Arial"/>
        </w:rPr>
      </w:pPr>
      <w:r w:rsidRPr="00BD62C4">
        <w:rPr>
          <w:rFonts w:ascii="Arial" w:hAnsi="Arial" w:cs="Arial"/>
        </w:rPr>
        <w:t>Si</w:t>
      </w:r>
    </w:p>
    <w:p w14:paraId="01E7679B" w14:textId="7D2C1127" w:rsidR="00A56C5D" w:rsidRPr="00BD62C4" w:rsidRDefault="00A56C5D" w:rsidP="009677CC">
      <w:pPr>
        <w:pStyle w:val="Prrafodelista"/>
        <w:numPr>
          <w:ilvl w:val="0"/>
          <w:numId w:val="33"/>
        </w:numPr>
        <w:rPr>
          <w:rFonts w:ascii="Arial" w:hAnsi="Arial" w:cs="Arial"/>
        </w:rPr>
      </w:pPr>
      <w:r w:rsidRPr="00BD62C4">
        <w:rPr>
          <w:rFonts w:ascii="Arial" w:hAnsi="Arial" w:cs="Arial"/>
        </w:rPr>
        <w:t>No</w:t>
      </w:r>
    </w:p>
    <w:p w14:paraId="737A4BEF" w14:textId="49B19BDC" w:rsidR="00070206" w:rsidRPr="00BD62C4" w:rsidRDefault="00741F02" w:rsidP="008F2673">
      <w:pPr>
        <w:rPr>
          <w:rFonts w:ascii="Arial" w:hAnsi="Arial" w:cs="Arial"/>
        </w:rPr>
      </w:pPr>
      <w:r w:rsidRPr="00BD62C4">
        <w:rPr>
          <w:rFonts w:ascii="Arial" w:hAnsi="Arial" w:cs="Arial"/>
        </w:rPr>
        <w:t xml:space="preserve">¿Qué características esperarías de un </w:t>
      </w:r>
      <w:r w:rsidR="002D6CC1" w:rsidRPr="00BD62C4">
        <w:rPr>
          <w:rFonts w:ascii="Arial" w:hAnsi="Arial" w:cs="Arial"/>
        </w:rPr>
        <w:t xml:space="preserve">sistema de registro </w:t>
      </w:r>
      <w:r w:rsidR="003B1E9C" w:rsidRPr="00BD62C4">
        <w:rPr>
          <w:rFonts w:ascii="Arial" w:hAnsi="Arial" w:cs="Arial"/>
        </w:rPr>
        <w:t>de asistencia</w:t>
      </w:r>
      <w:r w:rsidR="002F6788" w:rsidRPr="00BD62C4">
        <w:rPr>
          <w:rFonts w:ascii="Arial" w:hAnsi="Arial" w:cs="Arial"/>
        </w:rPr>
        <w:t xml:space="preserve"> estudiantil</w:t>
      </w:r>
      <w:r w:rsidR="00070206" w:rsidRPr="00BD62C4">
        <w:rPr>
          <w:rFonts w:ascii="Arial" w:hAnsi="Arial" w:cs="Arial"/>
        </w:rPr>
        <w:t>?</w:t>
      </w:r>
    </w:p>
    <w:p w14:paraId="01B830C0" w14:textId="2A702D6C" w:rsidR="00976608" w:rsidRPr="00BD62C4" w:rsidRDefault="00C12122" w:rsidP="008F2673">
      <w:pPr>
        <w:rPr>
          <w:rFonts w:ascii="Arial" w:hAnsi="Arial" w:cs="Arial"/>
        </w:rPr>
      </w:pPr>
      <w:r w:rsidRPr="00BD62C4">
        <w:rPr>
          <w:rFonts w:ascii="Arial" w:hAnsi="Arial" w:cs="Arial"/>
        </w:rPr>
        <w:t>___________________________________________________________________</w:t>
      </w:r>
    </w:p>
    <w:p w14:paraId="43B1C432" w14:textId="04C38F8B" w:rsidR="00976608" w:rsidRPr="00BD62C4" w:rsidRDefault="003046DF" w:rsidP="008F2673">
      <w:pPr>
        <w:rPr>
          <w:rFonts w:ascii="Arial" w:hAnsi="Arial" w:cs="Arial"/>
        </w:rPr>
      </w:pPr>
      <w:r w:rsidRPr="00BD62C4">
        <w:rPr>
          <w:rFonts w:ascii="Arial" w:hAnsi="Arial" w:cs="Arial"/>
        </w:rPr>
        <w:t>¿</w:t>
      </w:r>
      <w:r w:rsidR="00C90BD3" w:rsidRPr="00BD62C4">
        <w:rPr>
          <w:rFonts w:ascii="Arial" w:hAnsi="Arial" w:cs="Arial"/>
        </w:rPr>
        <w:t>Existe alguna preocupación</w:t>
      </w:r>
      <w:r w:rsidR="00E066DE" w:rsidRPr="00BD62C4">
        <w:rPr>
          <w:rFonts w:ascii="Arial" w:hAnsi="Arial" w:cs="Arial"/>
        </w:rPr>
        <w:t xml:space="preserve"> si se implementase </w:t>
      </w:r>
      <w:r w:rsidR="00B60EAD" w:rsidRPr="00BD62C4">
        <w:rPr>
          <w:rFonts w:ascii="Arial" w:hAnsi="Arial" w:cs="Arial"/>
        </w:rPr>
        <w:t>una nueva forma de registrar la asistencia</w:t>
      </w:r>
      <w:r w:rsidRPr="00BD62C4">
        <w:rPr>
          <w:rFonts w:ascii="Arial" w:hAnsi="Arial" w:cs="Arial"/>
        </w:rPr>
        <w:t>?</w:t>
      </w:r>
    </w:p>
    <w:p w14:paraId="088FD9B2" w14:textId="24B94953" w:rsidR="00B84537" w:rsidRPr="00BD62C4" w:rsidRDefault="00FF712F" w:rsidP="008F2673">
      <w:pPr>
        <w:rPr>
          <w:rFonts w:ascii="Arial" w:hAnsi="Arial" w:cs="Arial"/>
        </w:rPr>
      </w:pPr>
      <w:r w:rsidRPr="00BD62C4">
        <w:rPr>
          <w:rFonts w:ascii="Arial" w:hAnsi="Arial" w:cs="Arial"/>
        </w:rPr>
        <w:t>________</w:t>
      </w:r>
      <w:r w:rsidR="00B84537" w:rsidRPr="00BD62C4">
        <w:rPr>
          <w:rFonts w:ascii="Arial" w:hAnsi="Arial" w:cs="Arial"/>
        </w:rPr>
        <w:t>__________________________________________________________</w:t>
      </w:r>
    </w:p>
    <w:p w14:paraId="0759770B" w14:textId="0245EC1C" w:rsidR="00BB7DEA" w:rsidRPr="00BD62C4" w:rsidRDefault="005B4BA8" w:rsidP="008F2673">
      <w:pPr>
        <w:rPr>
          <w:rFonts w:ascii="Arial" w:hAnsi="Arial" w:cs="Arial"/>
        </w:rPr>
      </w:pPr>
      <w:r w:rsidRPr="00BD62C4">
        <w:rPr>
          <w:rFonts w:ascii="Arial" w:hAnsi="Arial" w:cs="Arial"/>
        </w:rPr>
        <w:t xml:space="preserve">¿Crees que la implementación de un sistema de registro de asistencia estudiantil podría contribuir a un ambiente más organizado y eficiente en </w:t>
      </w:r>
      <w:r w:rsidR="00C21910" w:rsidRPr="00BD62C4">
        <w:rPr>
          <w:rFonts w:ascii="Arial" w:hAnsi="Arial" w:cs="Arial"/>
        </w:rPr>
        <w:t xml:space="preserve">la </w:t>
      </w:r>
      <w:r w:rsidRPr="00BD62C4">
        <w:rPr>
          <w:rFonts w:ascii="Arial" w:hAnsi="Arial" w:cs="Arial"/>
        </w:rPr>
        <w:t>institución?</w:t>
      </w:r>
    </w:p>
    <w:p w14:paraId="6E01B3A2" w14:textId="7E615B5D" w:rsidR="00C21910" w:rsidRPr="00BD62C4" w:rsidRDefault="00361411" w:rsidP="009E5827">
      <w:pPr>
        <w:pStyle w:val="Prrafodelista"/>
        <w:numPr>
          <w:ilvl w:val="0"/>
          <w:numId w:val="7"/>
        </w:numPr>
        <w:rPr>
          <w:rFonts w:ascii="Arial" w:hAnsi="Arial" w:cs="Arial"/>
        </w:rPr>
      </w:pPr>
      <w:r w:rsidRPr="00BD62C4">
        <w:rPr>
          <w:rFonts w:ascii="Arial" w:hAnsi="Arial" w:cs="Arial"/>
        </w:rPr>
        <w:t xml:space="preserve">Si </w:t>
      </w:r>
      <w:r w:rsidR="006B5F24" w:rsidRPr="00BD62C4">
        <w:rPr>
          <w:rFonts w:ascii="Arial" w:hAnsi="Arial" w:cs="Arial"/>
        </w:rPr>
        <w:t>puede</w:t>
      </w:r>
    </w:p>
    <w:p w14:paraId="6D73F017" w14:textId="42E98154" w:rsidR="001B3A61" w:rsidRPr="00BD62C4" w:rsidRDefault="001B3A61" w:rsidP="009E5827">
      <w:pPr>
        <w:pStyle w:val="Prrafodelista"/>
        <w:numPr>
          <w:ilvl w:val="0"/>
          <w:numId w:val="7"/>
        </w:numPr>
        <w:rPr>
          <w:rFonts w:ascii="Arial" w:hAnsi="Arial" w:cs="Arial"/>
        </w:rPr>
      </w:pPr>
      <w:r w:rsidRPr="00BD62C4">
        <w:rPr>
          <w:rFonts w:ascii="Arial" w:hAnsi="Arial" w:cs="Arial"/>
        </w:rPr>
        <w:t xml:space="preserve">No </w:t>
      </w:r>
      <w:r w:rsidR="006B5F24" w:rsidRPr="00BD62C4">
        <w:rPr>
          <w:rFonts w:ascii="Arial" w:hAnsi="Arial" w:cs="Arial"/>
        </w:rPr>
        <w:t>puede</w:t>
      </w:r>
    </w:p>
    <w:p w14:paraId="394E0D06" w14:textId="7993E419" w:rsidR="00134365" w:rsidRPr="00BD62C4" w:rsidRDefault="00033FB7" w:rsidP="008F2673">
      <w:pPr>
        <w:pBdr>
          <w:bottom w:val="single" w:sz="12" w:space="1" w:color="auto"/>
        </w:pBdr>
        <w:rPr>
          <w:rFonts w:ascii="Arial" w:hAnsi="Arial" w:cs="Arial"/>
        </w:rPr>
      </w:pPr>
      <w:r w:rsidRPr="00BD62C4">
        <w:rPr>
          <w:rFonts w:ascii="Arial" w:hAnsi="Arial" w:cs="Arial"/>
        </w:rPr>
        <w:t xml:space="preserve">¿Qué sugerencias o comentarios </w:t>
      </w:r>
      <w:r w:rsidR="009B16FA" w:rsidRPr="00BD62C4">
        <w:rPr>
          <w:rFonts w:ascii="Arial" w:hAnsi="Arial" w:cs="Arial"/>
        </w:rPr>
        <w:t>puedes aportar</w:t>
      </w:r>
      <w:r w:rsidRPr="00BD62C4">
        <w:rPr>
          <w:rFonts w:ascii="Arial" w:hAnsi="Arial" w:cs="Arial"/>
        </w:rPr>
        <w:t xml:space="preserve"> sobre la implementación de un sistema de registro de asistencia que te gustaría compartir?</w:t>
      </w:r>
    </w:p>
    <w:p w14:paraId="4A73463B" w14:textId="77777777" w:rsidR="00134365" w:rsidRPr="00BD62C4" w:rsidRDefault="00134365" w:rsidP="008F2673">
      <w:pPr>
        <w:pBdr>
          <w:bottom w:val="single" w:sz="12" w:space="1" w:color="auto"/>
        </w:pBdr>
        <w:rPr>
          <w:rFonts w:ascii="Arial" w:hAnsi="Arial" w:cs="Arial"/>
        </w:rPr>
      </w:pPr>
    </w:p>
    <w:p w14:paraId="1CDD670B" w14:textId="77777777" w:rsidR="00134365" w:rsidRPr="00BD62C4" w:rsidRDefault="00134365" w:rsidP="008F2673">
      <w:pPr>
        <w:rPr>
          <w:rFonts w:ascii="Arial" w:hAnsi="Arial" w:cs="Arial"/>
        </w:rPr>
      </w:pPr>
    </w:p>
    <w:p w14:paraId="79A51945" w14:textId="3262DB86" w:rsidR="009C15CB" w:rsidRPr="00BD62C4" w:rsidRDefault="00E417A6" w:rsidP="009E5827">
      <w:pPr>
        <w:pStyle w:val="Prrafodelista"/>
        <w:numPr>
          <w:ilvl w:val="1"/>
          <w:numId w:val="5"/>
        </w:numPr>
        <w:rPr>
          <w:rFonts w:ascii="Arial" w:hAnsi="Arial" w:cs="Arial"/>
          <w:b/>
          <w:bCs/>
        </w:rPr>
      </w:pPr>
      <w:r w:rsidRPr="00BD62C4">
        <w:rPr>
          <w:rFonts w:ascii="Arial" w:hAnsi="Arial" w:cs="Arial"/>
          <w:b/>
          <w:bCs/>
        </w:rPr>
        <w:t>E</w:t>
      </w:r>
      <w:r w:rsidR="00064A87" w:rsidRPr="00BD62C4">
        <w:rPr>
          <w:rFonts w:ascii="Arial" w:hAnsi="Arial" w:cs="Arial"/>
          <w:b/>
          <w:bCs/>
        </w:rPr>
        <w:t>ntrevista dirigida para el director</w:t>
      </w:r>
      <w:r w:rsidR="008E1050" w:rsidRPr="00BD62C4">
        <w:rPr>
          <w:rFonts w:ascii="Arial" w:hAnsi="Arial" w:cs="Arial"/>
          <w:b/>
          <w:bCs/>
        </w:rPr>
        <w:t xml:space="preserve"> de la </w:t>
      </w:r>
      <w:r w:rsidR="00D17A29" w:rsidRPr="00BD62C4">
        <w:rPr>
          <w:rFonts w:ascii="Arial" w:hAnsi="Arial" w:cs="Arial"/>
          <w:b/>
          <w:bCs/>
        </w:rPr>
        <w:t>institución</w:t>
      </w:r>
      <w:r w:rsidR="00064A87" w:rsidRPr="00BD62C4">
        <w:rPr>
          <w:rFonts w:ascii="Arial" w:hAnsi="Arial" w:cs="Arial"/>
          <w:b/>
          <w:bCs/>
        </w:rPr>
        <w:t>:</w:t>
      </w:r>
    </w:p>
    <w:p w14:paraId="5F687B9F" w14:textId="4F81B6D9" w:rsidR="00A95FA0" w:rsidRPr="00BD62C4" w:rsidRDefault="00FA527D" w:rsidP="009C15CB">
      <w:pPr>
        <w:rPr>
          <w:rFonts w:ascii="Arial" w:hAnsi="Arial" w:cs="Arial"/>
        </w:rPr>
      </w:pPr>
      <w:r w:rsidRPr="00BD62C4">
        <w:rPr>
          <w:rFonts w:ascii="Arial" w:hAnsi="Arial" w:cs="Arial"/>
        </w:rPr>
        <w:t>¿</w:t>
      </w:r>
      <w:r w:rsidR="00A95FA0" w:rsidRPr="00BD62C4">
        <w:rPr>
          <w:rFonts w:ascii="Arial" w:hAnsi="Arial" w:cs="Arial"/>
        </w:rPr>
        <w:t>Existe algún formato para el registro de la asistencia</w:t>
      </w:r>
      <w:r w:rsidRPr="00BD62C4">
        <w:rPr>
          <w:rFonts w:ascii="Arial" w:hAnsi="Arial" w:cs="Arial"/>
        </w:rPr>
        <w:t>?</w:t>
      </w:r>
    </w:p>
    <w:p w14:paraId="70DB15E8" w14:textId="767A5799" w:rsidR="005E180D" w:rsidRPr="00BD62C4" w:rsidRDefault="00FA527D" w:rsidP="009C15CB">
      <w:pPr>
        <w:rPr>
          <w:rFonts w:ascii="Arial" w:hAnsi="Arial" w:cs="Arial"/>
        </w:rPr>
      </w:pPr>
      <w:r w:rsidRPr="00BD62C4">
        <w:rPr>
          <w:rFonts w:ascii="Arial" w:hAnsi="Arial" w:cs="Arial"/>
        </w:rPr>
        <w:t>¿</w:t>
      </w:r>
      <w:r w:rsidR="00340275" w:rsidRPr="00BD62C4">
        <w:rPr>
          <w:rFonts w:ascii="Arial" w:hAnsi="Arial" w:cs="Arial"/>
        </w:rPr>
        <w:t>Cuál</w:t>
      </w:r>
      <w:r w:rsidR="00D70A0C" w:rsidRPr="00BD62C4">
        <w:rPr>
          <w:rFonts w:ascii="Arial" w:hAnsi="Arial" w:cs="Arial"/>
        </w:rPr>
        <w:t xml:space="preserve"> es el procedimiento </w:t>
      </w:r>
      <w:r w:rsidR="008F2A69" w:rsidRPr="00BD62C4">
        <w:rPr>
          <w:rFonts w:ascii="Arial" w:hAnsi="Arial" w:cs="Arial"/>
        </w:rPr>
        <w:t>al momento de reportar la asistencia en cuanto a l</w:t>
      </w:r>
      <w:r w:rsidR="00A65784" w:rsidRPr="00BD62C4">
        <w:rPr>
          <w:rFonts w:ascii="Arial" w:hAnsi="Arial" w:cs="Arial"/>
        </w:rPr>
        <w:t>as</w:t>
      </w:r>
      <w:r w:rsidR="00BC0D59" w:rsidRPr="00BD62C4">
        <w:rPr>
          <w:rFonts w:ascii="Arial" w:hAnsi="Arial" w:cs="Arial"/>
        </w:rPr>
        <w:t xml:space="preserve"> diferencias en las cantidades de estudiantes</w:t>
      </w:r>
      <w:r w:rsidR="00F77764" w:rsidRPr="00BD62C4">
        <w:rPr>
          <w:rFonts w:ascii="Arial" w:hAnsi="Arial" w:cs="Arial"/>
        </w:rPr>
        <w:t xml:space="preserve"> que as</w:t>
      </w:r>
      <w:r w:rsidR="006756A2" w:rsidRPr="00BD62C4">
        <w:rPr>
          <w:rFonts w:ascii="Arial" w:hAnsi="Arial" w:cs="Arial"/>
        </w:rPr>
        <w:t>isten</w:t>
      </w:r>
      <w:r w:rsidR="00BC0D59" w:rsidRPr="00BD62C4">
        <w:rPr>
          <w:rFonts w:ascii="Arial" w:hAnsi="Arial" w:cs="Arial"/>
        </w:rPr>
        <w:t xml:space="preserve"> </w:t>
      </w:r>
      <w:r w:rsidR="00700303" w:rsidRPr="00BD62C4">
        <w:rPr>
          <w:rFonts w:ascii="Arial" w:hAnsi="Arial" w:cs="Arial"/>
        </w:rPr>
        <w:t>a</w:t>
      </w:r>
      <w:r w:rsidR="001B720C" w:rsidRPr="00BD62C4">
        <w:rPr>
          <w:rFonts w:ascii="Arial" w:hAnsi="Arial" w:cs="Arial"/>
        </w:rPr>
        <w:t xml:space="preserve"> </w:t>
      </w:r>
      <w:r w:rsidR="00F77764" w:rsidRPr="00BD62C4">
        <w:rPr>
          <w:rFonts w:ascii="Arial" w:hAnsi="Arial" w:cs="Arial"/>
        </w:rPr>
        <w:t>las asignaturas</w:t>
      </w:r>
      <w:r w:rsidR="00340275" w:rsidRPr="00BD62C4">
        <w:rPr>
          <w:rFonts w:ascii="Arial" w:hAnsi="Arial" w:cs="Arial"/>
        </w:rPr>
        <w:t>?</w:t>
      </w:r>
    </w:p>
    <w:p w14:paraId="5AB6A3A1" w14:textId="44E7EFF4" w:rsidR="00F52157" w:rsidRPr="00BD62C4" w:rsidRDefault="003748BE" w:rsidP="009C15CB">
      <w:pPr>
        <w:rPr>
          <w:rFonts w:ascii="Arial" w:hAnsi="Arial" w:cs="Arial"/>
        </w:rPr>
      </w:pPr>
      <w:r w:rsidRPr="00BD62C4">
        <w:rPr>
          <w:rFonts w:ascii="Arial" w:hAnsi="Arial" w:cs="Arial"/>
        </w:rPr>
        <w:t>¿</w:t>
      </w:r>
      <w:r w:rsidR="00B116F1" w:rsidRPr="00BD62C4">
        <w:rPr>
          <w:rFonts w:ascii="Arial" w:hAnsi="Arial" w:cs="Arial"/>
        </w:rPr>
        <w:t>Cuál</w:t>
      </w:r>
      <w:r w:rsidR="0076153C" w:rsidRPr="00BD62C4">
        <w:rPr>
          <w:rFonts w:ascii="Arial" w:hAnsi="Arial" w:cs="Arial"/>
        </w:rPr>
        <w:t xml:space="preserve"> es el procedimiento que </w:t>
      </w:r>
      <w:r w:rsidRPr="00BD62C4">
        <w:rPr>
          <w:rFonts w:ascii="Arial" w:hAnsi="Arial" w:cs="Arial"/>
        </w:rPr>
        <w:t xml:space="preserve">se </w:t>
      </w:r>
      <w:r w:rsidR="0076153C" w:rsidRPr="00BD62C4">
        <w:rPr>
          <w:rFonts w:ascii="Arial" w:hAnsi="Arial" w:cs="Arial"/>
        </w:rPr>
        <w:t>realiza</w:t>
      </w:r>
      <w:r w:rsidRPr="00BD62C4">
        <w:rPr>
          <w:rFonts w:ascii="Arial" w:hAnsi="Arial" w:cs="Arial"/>
        </w:rPr>
        <w:t xml:space="preserve"> después que los </w:t>
      </w:r>
      <w:r w:rsidR="00665E30" w:rsidRPr="00BD62C4">
        <w:rPr>
          <w:rFonts w:ascii="Arial" w:hAnsi="Arial" w:cs="Arial"/>
        </w:rPr>
        <w:t>docentes</w:t>
      </w:r>
      <w:r w:rsidRPr="00BD62C4">
        <w:rPr>
          <w:rFonts w:ascii="Arial" w:hAnsi="Arial" w:cs="Arial"/>
        </w:rPr>
        <w:t xml:space="preserve"> </w:t>
      </w:r>
      <w:r w:rsidR="00B116F1" w:rsidRPr="00BD62C4">
        <w:rPr>
          <w:rFonts w:ascii="Arial" w:hAnsi="Arial" w:cs="Arial"/>
        </w:rPr>
        <w:t>entregan la asistencia</w:t>
      </w:r>
      <w:r w:rsidR="0042729F" w:rsidRPr="00BD62C4">
        <w:rPr>
          <w:rFonts w:ascii="Arial" w:hAnsi="Arial" w:cs="Arial"/>
        </w:rPr>
        <w:t xml:space="preserve"> </w:t>
      </w:r>
      <w:r w:rsidR="003F098B" w:rsidRPr="00BD62C4">
        <w:rPr>
          <w:rFonts w:ascii="Arial" w:hAnsi="Arial" w:cs="Arial"/>
        </w:rPr>
        <w:t>a l</w:t>
      </w:r>
      <w:r w:rsidR="00E67727" w:rsidRPr="00BD62C4">
        <w:rPr>
          <w:rFonts w:ascii="Arial" w:hAnsi="Arial" w:cs="Arial"/>
        </w:rPr>
        <w:t>os encargados de la</w:t>
      </w:r>
      <w:r w:rsidR="003F098B" w:rsidRPr="00BD62C4">
        <w:rPr>
          <w:rFonts w:ascii="Arial" w:hAnsi="Arial" w:cs="Arial"/>
        </w:rPr>
        <w:t xml:space="preserve"> administración</w:t>
      </w:r>
      <w:r w:rsidR="00E470D6" w:rsidRPr="00BD62C4">
        <w:rPr>
          <w:rFonts w:ascii="Arial" w:hAnsi="Arial" w:cs="Arial"/>
        </w:rPr>
        <w:t>?</w:t>
      </w:r>
    </w:p>
    <w:p w14:paraId="2795D5DF" w14:textId="235792E0" w:rsidR="001A3BDC" w:rsidRPr="00BD62C4" w:rsidRDefault="001A3BDC" w:rsidP="009C15CB">
      <w:pPr>
        <w:rPr>
          <w:rFonts w:ascii="Arial" w:hAnsi="Arial" w:cs="Arial"/>
        </w:rPr>
      </w:pPr>
      <w:r w:rsidRPr="00BD62C4">
        <w:rPr>
          <w:rFonts w:ascii="Arial" w:hAnsi="Arial" w:cs="Arial"/>
        </w:rPr>
        <w:t>¿En el caso de que un estudiante llegue tarde a clase, hasta que momento se toma como una inasistencia?</w:t>
      </w:r>
    </w:p>
    <w:p w14:paraId="20644901" w14:textId="446BD9C3" w:rsidR="00737138" w:rsidRPr="00BD62C4" w:rsidRDefault="00737138" w:rsidP="009C15CB">
      <w:pPr>
        <w:rPr>
          <w:rFonts w:ascii="Arial" w:hAnsi="Arial" w:cs="Arial"/>
        </w:rPr>
      </w:pPr>
      <w:r w:rsidRPr="00BD62C4">
        <w:rPr>
          <w:rFonts w:ascii="Arial" w:hAnsi="Arial" w:cs="Arial"/>
        </w:rPr>
        <w:t>¿Cuánto tiempo es</w:t>
      </w:r>
      <w:r w:rsidR="00E85C88" w:rsidRPr="00BD62C4">
        <w:rPr>
          <w:rFonts w:ascii="Arial" w:hAnsi="Arial" w:cs="Arial"/>
        </w:rPr>
        <w:t xml:space="preserve"> con el que</w:t>
      </w:r>
      <w:r w:rsidRPr="00BD62C4">
        <w:rPr>
          <w:rFonts w:ascii="Arial" w:hAnsi="Arial" w:cs="Arial"/>
        </w:rPr>
        <w:t xml:space="preserve"> disponen los docentes para </w:t>
      </w:r>
      <w:r w:rsidR="0011036E" w:rsidRPr="00BD62C4">
        <w:rPr>
          <w:rFonts w:ascii="Arial" w:hAnsi="Arial" w:cs="Arial"/>
        </w:rPr>
        <w:t>entregar la asistencia</w:t>
      </w:r>
      <w:r w:rsidRPr="00BD62C4">
        <w:rPr>
          <w:rFonts w:ascii="Arial" w:hAnsi="Arial" w:cs="Arial"/>
        </w:rPr>
        <w:t>?</w:t>
      </w:r>
    </w:p>
    <w:p w14:paraId="2C94AEBF" w14:textId="57C5F3AD" w:rsidR="00FC754C" w:rsidRPr="00BD62C4" w:rsidRDefault="00FC754C" w:rsidP="009C15CB">
      <w:pPr>
        <w:rPr>
          <w:rFonts w:ascii="Arial" w:hAnsi="Arial" w:cs="Arial"/>
        </w:rPr>
      </w:pPr>
      <w:r w:rsidRPr="00BD62C4">
        <w:rPr>
          <w:rFonts w:ascii="Arial" w:hAnsi="Arial" w:cs="Arial"/>
        </w:rPr>
        <w:t xml:space="preserve">¿Cuál es el momento establecido </w:t>
      </w:r>
      <w:r w:rsidR="00413223" w:rsidRPr="00BD62C4">
        <w:rPr>
          <w:rFonts w:ascii="Arial" w:hAnsi="Arial" w:cs="Arial"/>
        </w:rPr>
        <w:t>para tomar la asistencia</w:t>
      </w:r>
      <w:r w:rsidR="00A94A57" w:rsidRPr="00BD62C4">
        <w:rPr>
          <w:rFonts w:ascii="Arial" w:hAnsi="Arial" w:cs="Arial"/>
        </w:rPr>
        <w:t xml:space="preserve"> por parte de los docentes</w:t>
      </w:r>
      <w:r w:rsidRPr="00BD62C4">
        <w:rPr>
          <w:rFonts w:ascii="Arial" w:hAnsi="Arial" w:cs="Arial"/>
        </w:rPr>
        <w:t>?</w:t>
      </w:r>
    </w:p>
    <w:p w14:paraId="5FB07A14" w14:textId="4CA24441" w:rsidR="00E3123B" w:rsidRPr="00BD62C4" w:rsidRDefault="000077E1" w:rsidP="009C15CB">
      <w:pPr>
        <w:rPr>
          <w:rFonts w:ascii="Arial" w:hAnsi="Arial" w:cs="Arial"/>
        </w:rPr>
      </w:pPr>
      <w:r w:rsidRPr="00BD62C4">
        <w:rPr>
          <w:rFonts w:ascii="Arial" w:hAnsi="Arial" w:cs="Arial"/>
        </w:rPr>
        <w:t xml:space="preserve">¿Quién es el responsable de </w:t>
      </w:r>
      <w:r w:rsidR="0080338C" w:rsidRPr="00BD62C4">
        <w:rPr>
          <w:rFonts w:ascii="Arial" w:hAnsi="Arial" w:cs="Arial"/>
        </w:rPr>
        <w:t>validar</w:t>
      </w:r>
      <w:r w:rsidR="00D853D4" w:rsidRPr="00BD62C4">
        <w:rPr>
          <w:rFonts w:ascii="Arial" w:hAnsi="Arial" w:cs="Arial"/>
        </w:rPr>
        <w:t xml:space="preserve"> u</w:t>
      </w:r>
      <w:r w:rsidR="00C47820" w:rsidRPr="00BD62C4">
        <w:rPr>
          <w:rFonts w:ascii="Arial" w:hAnsi="Arial" w:cs="Arial"/>
        </w:rPr>
        <w:t>na justificación</w:t>
      </w:r>
      <w:r w:rsidRPr="00BD62C4">
        <w:rPr>
          <w:rFonts w:ascii="Arial" w:hAnsi="Arial" w:cs="Arial"/>
        </w:rPr>
        <w:t>?</w:t>
      </w:r>
    </w:p>
    <w:p w14:paraId="657BA2EC" w14:textId="3906E692" w:rsidR="000E5ED7" w:rsidRPr="00BD62C4" w:rsidRDefault="000E5ED7" w:rsidP="009C15CB">
      <w:pPr>
        <w:rPr>
          <w:rFonts w:ascii="Arial" w:hAnsi="Arial" w:cs="Arial"/>
        </w:rPr>
      </w:pPr>
      <w:r w:rsidRPr="00BD62C4">
        <w:rPr>
          <w:rFonts w:ascii="Arial" w:hAnsi="Arial" w:cs="Arial"/>
        </w:rPr>
        <w:t xml:space="preserve">¿Cuáles son las </w:t>
      </w:r>
      <w:r w:rsidR="000F7855" w:rsidRPr="00BD62C4">
        <w:rPr>
          <w:rFonts w:ascii="Arial" w:hAnsi="Arial" w:cs="Arial"/>
        </w:rPr>
        <w:t xml:space="preserve">orientaciones con respecto a la admisión </w:t>
      </w:r>
      <w:r w:rsidR="00B2647E" w:rsidRPr="00BD62C4">
        <w:rPr>
          <w:rFonts w:ascii="Arial" w:hAnsi="Arial" w:cs="Arial"/>
        </w:rPr>
        <w:t xml:space="preserve">de una </w:t>
      </w:r>
      <w:r w:rsidR="00C47820" w:rsidRPr="00BD62C4">
        <w:rPr>
          <w:rFonts w:ascii="Arial" w:hAnsi="Arial" w:cs="Arial"/>
        </w:rPr>
        <w:t>justificación</w:t>
      </w:r>
      <w:r w:rsidRPr="00BD62C4">
        <w:rPr>
          <w:rFonts w:ascii="Arial" w:hAnsi="Arial" w:cs="Arial"/>
        </w:rPr>
        <w:t>?</w:t>
      </w:r>
    </w:p>
    <w:p w14:paraId="5DB2F71D" w14:textId="17696CA7" w:rsidR="00630633" w:rsidRPr="00BD62C4" w:rsidRDefault="00630633" w:rsidP="009C15CB">
      <w:pPr>
        <w:rPr>
          <w:rFonts w:ascii="Arial" w:hAnsi="Arial" w:cs="Arial"/>
        </w:rPr>
      </w:pPr>
      <w:r w:rsidRPr="00BD62C4">
        <w:rPr>
          <w:rFonts w:ascii="Arial" w:hAnsi="Arial" w:cs="Arial"/>
        </w:rPr>
        <w:t xml:space="preserve">¿Qué acciones </w:t>
      </w:r>
      <w:r w:rsidR="00413079" w:rsidRPr="00BD62C4">
        <w:rPr>
          <w:rFonts w:ascii="Arial" w:hAnsi="Arial" w:cs="Arial"/>
        </w:rPr>
        <w:t xml:space="preserve">se </w:t>
      </w:r>
      <w:r w:rsidRPr="00BD62C4">
        <w:rPr>
          <w:rFonts w:ascii="Arial" w:hAnsi="Arial" w:cs="Arial"/>
        </w:rPr>
        <w:t xml:space="preserve">toman en el caso </w:t>
      </w:r>
      <w:r w:rsidR="0085419A" w:rsidRPr="00BD62C4">
        <w:rPr>
          <w:rFonts w:ascii="Arial" w:hAnsi="Arial" w:cs="Arial"/>
        </w:rPr>
        <w:t>de que</w:t>
      </w:r>
      <w:r w:rsidR="00F51CFA" w:rsidRPr="00BD62C4">
        <w:rPr>
          <w:rFonts w:ascii="Arial" w:hAnsi="Arial" w:cs="Arial"/>
        </w:rPr>
        <w:t xml:space="preserve"> </w:t>
      </w:r>
      <w:r w:rsidR="004268E0" w:rsidRPr="00BD62C4">
        <w:rPr>
          <w:rFonts w:ascii="Arial" w:hAnsi="Arial" w:cs="Arial"/>
        </w:rPr>
        <w:t>los integrantes de una asignatura sean</w:t>
      </w:r>
      <w:r w:rsidR="006C4EBE" w:rsidRPr="00BD62C4">
        <w:rPr>
          <w:rFonts w:ascii="Arial" w:hAnsi="Arial" w:cs="Arial"/>
        </w:rPr>
        <w:t xml:space="preserve"> de distintas carreras</w:t>
      </w:r>
      <w:r w:rsidR="00170563" w:rsidRPr="00BD62C4">
        <w:rPr>
          <w:rFonts w:ascii="Arial" w:hAnsi="Arial" w:cs="Arial"/>
        </w:rPr>
        <w:t xml:space="preserve"> y</w:t>
      </w:r>
      <w:r w:rsidR="00A62EEF" w:rsidRPr="00BD62C4">
        <w:rPr>
          <w:rFonts w:ascii="Arial" w:hAnsi="Arial" w:cs="Arial"/>
        </w:rPr>
        <w:t xml:space="preserve"> </w:t>
      </w:r>
      <w:r w:rsidR="004268E0" w:rsidRPr="00BD62C4">
        <w:rPr>
          <w:rFonts w:ascii="Arial" w:hAnsi="Arial" w:cs="Arial"/>
        </w:rPr>
        <w:t>años al</w:t>
      </w:r>
      <w:r w:rsidR="00D10A31" w:rsidRPr="00BD62C4">
        <w:rPr>
          <w:rFonts w:ascii="Arial" w:hAnsi="Arial" w:cs="Arial"/>
        </w:rPr>
        <w:t xml:space="preserve"> momento de</w:t>
      </w:r>
      <w:r w:rsidR="00665E30" w:rsidRPr="00BD62C4">
        <w:rPr>
          <w:rFonts w:ascii="Arial" w:hAnsi="Arial" w:cs="Arial"/>
        </w:rPr>
        <w:t xml:space="preserve"> hacer registro final</w:t>
      </w:r>
      <w:r w:rsidR="0094606A" w:rsidRPr="00BD62C4">
        <w:rPr>
          <w:rFonts w:ascii="Arial" w:hAnsi="Arial" w:cs="Arial"/>
        </w:rPr>
        <w:t>?</w:t>
      </w:r>
    </w:p>
    <w:p w14:paraId="7AD076FD" w14:textId="49BA808B" w:rsidR="005C1A4D" w:rsidRPr="00BD62C4" w:rsidRDefault="00FD465E" w:rsidP="009C15CB">
      <w:pPr>
        <w:rPr>
          <w:rFonts w:ascii="Arial" w:hAnsi="Arial" w:cs="Arial"/>
        </w:rPr>
      </w:pPr>
      <w:r w:rsidRPr="00BD62C4">
        <w:rPr>
          <w:rFonts w:ascii="Arial" w:hAnsi="Arial" w:cs="Arial"/>
        </w:rPr>
        <w:t>¿</w:t>
      </w:r>
      <w:r w:rsidR="009C1437" w:rsidRPr="00BD62C4">
        <w:rPr>
          <w:rFonts w:ascii="Arial" w:hAnsi="Arial" w:cs="Arial"/>
        </w:rPr>
        <w:t>En este centro/recinto posee alguna tecnología</w:t>
      </w:r>
      <w:r w:rsidR="00013C95" w:rsidRPr="00BD62C4">
        <w:rPr>
          <w:rFonts w:ascii="Arial" w:hAnsi="Arial" w:cs="Arial"/>
        </w:rPr>
        <w:t xml:space="preserve"> que ayude en el </w:t>
      </w:r>
      <w:r w:rsidR="009A13A9" w:rsidRPr="00BD62C4">
        <w:rPr>
          <w:rFonts w:ascii="Arial" w:hAnsi="Arial" w:cs="Arial"/>
        </w:rPr>
        <w:t xml:space="preserve">proceso </w:t>
      </w:r>
      <w:r w:rsidR="00C46C25" w:rsidRPr="00BD62C4">
        <w:rPr>
          <w:rFonts w:ascii="Arial" w:hAnsi="Arial" w:cs="Arial"/>
        </w:rPr>
        <w:t>para almacenar la asistencia</w:t>
      </w:r>
      <w:r w:rsidR="009A13A9" w:rsidRPr="00BD62C4">
        <w:rPr>
          <w:rFonts w:ascii="Arial" w:hAnsi="Arial" w:cs="Arial"/>
        </w:rPr>
        <w:t>?</w:t>
      </w:r>
    </w:p>
    <w:p w14:paraId="58FEB082" w14:textId="181E8837" w:rsidR="009567E0" w:rsidRPr="00BD62C4" w:rsidRDefault="008A6483" w:rsidP="009C15CB">
      <w:pPr>
        <w:rPr>
          <w:rFonts w:ascii="Arial" w:hAnsi="Arial" w:cs="Arial"/>
        </w:rPr>
      </w:pPr>
      <w:r w:rsidRPr="00BD62C4">
        <w:rPr>
          <w:rFonts w:ascii="Arial" w:hAnsi="Arial" w:cs="Arial"/>
        </w:rPr>
        <w:t>¿</w:t>
      </w:r>
      <w:r w:rsidR="00312518" w:rsidRPr="00BD62C4">
        <w:rPr>
          <w:rFonts w:ascii="Arial" w:hAnsi="Arial" w:cs="Arial"/>
        </w:rPr>
        <w:t xml:space="preserve">La universidad cuenta con un fondo </w:t>
      </w:r>
      <w:r w:rsidR="00932E3B" w:rsidRPr="00BD62C4">
        <w:rPr>
          <w:rFonts w:ascii="Arial" w:hAnsi="Arial" w:cs="Arial"/>
        </w:rPr>
        <w:t>dirigido a mejoras tecnológicas en el centro</w:t>
      </w:r>
      <w:r w:rsidRPr="00BD62C4">
        <w:rPr>
          <w:rFonts w:ascii="Arial" w:hAnsi="Arial" w:cs="Arial"/>
        </w:rPr>
        <w:t>?</w:t>
      </w:r>
    </w:p>
    <w:p w14:paraId="4CAC818D" w14:textId="3B3A414D" w:rsidR="008E045E" w:rsidRPr="00BD62C4" w:rsidRDefault="00CD3E27" w:rsidP="009C15CB">
      <w:pPr>
        <w:rPr>
          <w:rFonts w:ascii="Arial" w:hAnsi="Arial" w:cs="Arial"/>
        </w:rPr>
      </w:pPr>
      <w:r w:rsidRPr="00BD62C4">
        <w:rPr>
          <w:rFonts w:ascii="Arial" w:hAnsi="Arial" w:cs="Arial"/>
        </w:rPr>
        <w:t xml:space="preserve">¿Qué tan eficiente </w:t>
      </w:r>
      <w:r w:rsidR="00FB2C7F" w:rsidRPr="00BD62C4">
        <w:rPr>
          <w:rFonts w:ascii="Arial" w:hAnsi="Arial" w:cs="Arial"/>
        </w:rPr>
        <w:t xml:space="preserve">cree que es el </w:t>
      </w:r>
      <w:r w:rsidR="00C877EC" w:rsidRPr="00BD62C4">
        <w:rPr>
          <w:rFonts w:ascii="Arial" w:hAnsi="Arial" w:cs="Arial"/>
        </w:rPr>
        <w:t>método</w:t>
      </w:r>
      <w:r w:rsidR="00FB2C7F" w:rsidRPr="00BD62C4">
        <w:rPr>
          <w:rFonts w:ascii="Arial" w:hAnsi="Arial" w:cs="Arial"/>
        </w:rPr>
        <w:t xml:space="preserve"> de asistencia actual</w:t>
      </w:r>
      <w:r w:rsidR="008E045E" w:rsidRPr="00BD62C4">
        <w:rPr>
          <w:rFonts w:ascii="Arial" w:hAnsi="Arial" w:cs="Arial"/>
        </w:rPr>
        <w:t>?</w:t>
      </w:r>
    </w:p>
    <w:p w14:paraId="58B27450" w14:textId="55910FF1" w:rsidR="00C877EC" w:rsidRPr="00BD62C4" w:rsidRDefault="0080373C" w:rsidP="009C15CB">
      <w:pPr>
        <w:rPr>
          <w:rFonts w:ascii="Arial" w:hAnsi="Arial" w:cs="Arial"/>
        </w:rPr>
      </w:pPr>
      <w:r w:rsidRPr="00BD62C4">
        <w:rPr>
          <w:rFonts w:ascii="Arial" w:hAnsi="Arial" w:cs="Arial"/>
        </w:rPr>
        <w:t>¿Cuál es la problemática de</w:t>
      </w:r>
      <w:r w:rsidR="00B65795" w:rsidRPr="00BD62C4">
        <w:rPr>
          <w:rFonts w:ascii="Arial" w:hAnsi="Arial" w:cs="Arial"/>
        </w:rPr>
        <w:t>l método de asistencia actual</w:t>
      </w:r>
      <w:r w:rsidRPr="00BD62C4">
        <w:rPr>
          <w:rFonts w:ascii="Arial" w:hAnsi="Arial" w:cs="Arial"/>
        </w:rPr>
        <w:t>?</w:t>
      </w:r>
    </w:p>
    <w:p w14:paraId="0181879E" w14:textId="07CC0FF0" w:rsidR="008D39B7" w:rsidRPr="00BD62C4" w:rsidRDefault="00FA527D" w:rsidP="009E5827">
      <w:pPr>
        <w:pStyle w:val="Prrafodelista"/>
        <w:numPr>
          <w:ilvl w:val="1"/>
          <w:numId w:val="5"/>
        </w:numPr>
        <w:rPr>
          <w:rFonts w:ascii="Arial" w:hAnsi="Arial" w:cs="Arial"/>
          <w:b/>
          <w:bCs/>
        </w:rPr>
      </w:pPr>
      <w:r w:rsidRPr="00BD62C4">
        <w:rPr>
          <w:rFonts w:ascii="Arial" w:hAnsi="Arial" w:cs="Arial"/>
          <w:b/>
          <w:bCs/>
        </w:rPr>
        <w:t xml:space="preserve">Entrevista </w:t>
      </w:r>
      <w:r w:rsidR="003C6FF8" w:rsidRPr="00BD62C4">
        <w:rPr>
          <w:rFonts w:ascii="Arial" w:hAnsi="Arial" w:cs="Arial"/>
          <w:b/>
          <w:bCs/>
        </w:rPr>
        <w:t>dirigida a jefes de área:</w:t>
      </w:r>
    </w:p>
    <w:p w14:paraId="03DC461B" w14:textId="77777777" w:rsidR="005D6C7D" w:rsidRPr="00BD62C4" w:rsidRDefault="005D6C7D" w:rsidP="005D6C7D">
      <w:pPr>
        <w:rPr>
          <w:rFonts w:ascii="Arial" w:hAnsi="Arial" w:cs="Arial"/>
        </w:rPr>
      </w:pPr>
      <w:r w:rsidRPr="00BD62C4">
        <w:rPr>
          <w:rFonts w:ascii="Arial" w:hAnsi="Arial" w:cs="Arial"/>
        </w:rPr>
        <w:t>¿Qué tan eficiente cree que es el método de asistencia actual?</w:t>
      </w:r>
    </w:p>
    <w:p w14:paraId="40C49809" w14:textId="77777777" w:rsidR="00AA402E" w:rsidRPr="00BD62C4" w:rsidRDefault="00396FCC" w:rsidP="009C15CB">
      <w:pPr>
        <w:rPr>
          <w:rFonts w:ascii="Arial" w:hAnsi="Arial" w:cs="Arial"/>
        </w:rPr>
      </w:pPr>
      <w:bookmarkStart w:id="1" w:name="_Hlk165471180"/>
      <w:r w:rsidRPr="00BD62C4">
        <w:rPr>
          <w:rFonts w:ascii="Arial" w:hAnsi="Arial" w:cs="Arial"/>
        </w:rPr>
        <w:t>¿Cuál es el procedimiento que usted realiza después de que le entregan la asistencia</w:t>
      </w:r>
      <w:r w:rsidR="00AA402E" w:rsidRPr="00BD62C4">
        <w:rPr>
          <w:rFonts w:ascii="Arial" w:hAnsi="Arial" w:cs="Arial"/>
        </w:rPr>
        <w:t>?</w:t>
      </w:r>
    </w:p>
    <w:bookmarkEnd w:id="1"/>
    <w:p w14:paraId="5FDC260B" w14:textId="2CDFF463" w:rsidR="003C6FF8" w:rsidRPr="00BD62C4" w:rsidRDefault="00396FCC" w:rsidP="009C15CB">
      <w:pPr>
        <w:rPr>
          <w:rFonts w:ascii="Arial" w:hAnsi="Arial" w:cs="Arial"/>
        </w:rPr>
      </w:pPr>
      <w:r w:rsidRPr="00BD62C4">
        <w:rPr>
          <w:rFonts w:ascii="Arial" w:hAnsi="Arial" w:cs="Arial"/>
        </w:rPr>
        <w:t>¿Cuáles son los problemas que ha experimentado al momento de realizar el proceso de gestión de la asistencia?</w:t>
      </w:r>
    </w:p>
    <w:p w14:paraId="2A7D3ECB" w14:textId="69FAC923" w:rsidR="00E45749" w:rsidRPr="00BD62C4" w:rsidRDefault="00E45749" w:rsidP="009C15CB">
      <w:pPr>
        <w:rPr>
          <w:rFonts w:ascii="Arial" w:hAnsi="Arial" w:cs="Arial"/>
        </w:rPr>
      </w:pPr>
      <w:r w:rsidRPr="00BD62C4">
        <w:rPr>
          <w:rFonts w:ascii="Arial" w:hAnsi="Arial" w:cs="Arial"/>
        </w:rPr>
        <w:t>¿Ha pensado alguna vez en una forma en la que se le haría más fácil hacer el registro de la asistencia?</w:t>
      </w:r>
      <w:r w:rsidR="00B72EC3" w:rsidRPr="00BD62C4">
        <w:rPr>
          <w:rFonts w:ascii="Arial" w:hAnsi="Arial" w:cs="Arial"/>
        </w:rPr>
        <w:t xml:space="preserve"> ¿Y </w:t>
      </w:r>
      <w:r w:rsidR="00FC068E" w:rsidRPr="00BD62C4">
        <w:rPr>
          <w:rFonts w:ascii="Arial" w:hAnsi="Arial" w:cs="Arial"/>
        </w:rPr>
        <w:t>cuál</w:t>
      </w:r>
      <w:r w:rsidR="00B72EC3" w:rsidRPr="00BD62C4">
        <w:rPr>
          <w:rFonts w:ascii="Arial" w:hAnsi="Arial" w:cs="Arial"/>
        </w:rPr>
        <w:t xml:space="preserve"> sería?</w:t>
      </w:r>
    </w:p>
    <w:p w14:paraId="5A54D22F" w14:textId="351C6611" w:rsidR="00077C6A" w:rsidRPr="00BD62C4" w:rsidRDefault="009A21E4" w:rsidP="00FC068E">
      <w:pPr>
        <w:rPr>
          <w:rFonts w:ascii="Arial" w:hAnsi="Arial" w:cs="Arial"/>
        </w:rPr>
      </w:pPr>
      <w:r w:rsidRPr="00BD62C4">
        <w:rPr>
          <w:rFonts w:ascii="Arial" w:hAnsi="Arial" w:cs="Arial"/>
        </w:rPr>
        <w:t>¿Cuándo usted termina de pasar la asistencia e</w:t>
      </w:r>
      <w:r w:rsidR="007A0CCC" w:rsidRPr="00BD62C4">
        <w:rPr>
          <w:rFonts w:ascii="Arial" w:hAnsi="Arial" w:cs="Arial"/>
        </w:rPr>
        <w:t>n qué momento</w:t>
      </w:r>
      <w:r w:rsidR="00FC068E" w:rsidRPr="00BD62C4">
        <w:rPr>
          <w:rFonts w:ascii="Arial" w:hAnsi="Arial" w:cs="Arial"/>
        </w:rPr>
        <w:t xml:space="preserve"> </w:t>
      </w:r>
      <w:r w:rsidR="008F62D4" w:rsidRPr="00BD62C4">
        <w:rPr>
          <w:rFonts w:ascii="Arial" w:hAnsi="Arial" w:cs="Arial"/>
        </w:rPr>
        <w:t xml:space="preserve">la </w:t>
      </w:r>
      <w:r w:rsidR="00FC068E" w:rsidRPr="00BD62C4">
        <w:rPr>
          <w:rFonts w:ascii="Arial" w:hAnsi="Arial" w:cs="Arial"/>
        </w:rPr>
        <w:t>entrega?</w:t>
      </w:r>
    </w:p>
    <w:p w14:paraId="3CCB2373" w14:textId="78D49E3F" w:rsidR="006837E3" w:rsidRPr="00BD62C4" w:rsidRDefault="006837E3" w:rsidP="009E5827">
      <w:pPr>
        <w:pStyle w:val="Prrafodelista"/>
        <w:numPr>
          <w:ilvl w:val="1"/>
          <w:numId w:val="5"/>
        </w:numPr>
        <w:rPr>
          <w:rFonts w:ascii="Arial" w:hAnsi="Arial" w:cs="Arial"/>
          <w:b/>
          <w:bCs/>
        </w:rPr>
      </w:pPr>
      <w:r w:rsidRPr="00BD62C4">
        <w:rPr>
          <w:rFonts w:ascii="Arial" w:hAnsi="Arial" w:cs="Arial"/>
          <w:b/>
          <w:bCs/>
        </w:rPr>
        <w:t xml:space="preserve">Entrevista para </w:t>
      </w:r>
      <w:r w:rsidR="00E126F6" w:rsidRPr="00BD62C4">
        <w:rPr>
          <w:rFonts w:ascii="Arial" w:hAnsi="Arial" w:cs="Arial"/>
          <w:b/>
          <w:bCs/>
        </w:rPr>
        <w:t xml:space="preserve">administradora </w:t>
      </w:r>
      <w:r w:rsidR="002A2349" w:rsidRPr="00BD62C4">
        <w:rPr>
          <w:rFonts w:ascii="Arial" w:hAnsi="Arial" w:cs="Arial"/>
          <w:b/>
          <w:bCs/>
        </w:rPr>
        <w:t>de ingreso de asistencia</w:t>
      </w:r>
    </w:p>
    <w:p w14:paraId="6FA647D9" w14:textId="06C50277" w:rsidR="00EF2E74" w:rsidRPr="00BD62C4" w:rsidRDefault="00EF2E74" w:rsidP="00EF2E74">
      <w:pPr>
        <w:rPr>
          <w:rFonts w:ascii="Arial" w:hAnsi="Arial" w:cs="Arial"/>
        </w:rPr>
      </w:pPr>
      <w:r w:rsidRPr="00BD62C4">
        <w:rPr>
          <w:rFonts w:ascii="Arial" w:hAnsi="Arial" w:cs="Arial"/>
        </w:rPr>
        <w:t>¿Qué métodos emplea para recolectar datos de asistencia de manera precisa y eficiente?</w:t>
      </w:r>
    </w:p>
    <w:p w14:paraId="3B2CD61A" w14:textId="74E5A209" w:rsidR="006837E3" w:rsidRPr="00BD62C4" w:rsidRDefault="002B09E7" w:rsidP="006837E3">
      <w:pPr>
        <w:rPr>
          <w:rFonts w:ascii="Arial" w:hAnsi="Arial" w:cs="Arial"/>
        </w:rPr>
      </w:pPr>
      <w:r w:rsidRPr="00BD62C4">
        <w:rPr>
          <w:rFonts w:ascii="Arial" w:hAnsi="Arial" w:cs="Arial"/>
        </w:rPr>
        <w:t>¿Qué tan eficiente cree que es el método de asistencia actual?</w:t>
      </w:r>
    </w:p>
    <w:p w14:paraId="2CE2A5B8" w14:textId="77777777" w:rsidR="00D81B32" w:rsidRPr="00BD62C4" w:rsidRDefault="00D81B32" w:rsidP="00D81B32">
      <w:pPr>
        <w:rPr>
          <w:rFonts w:ascii="Arial" w:hAnsi="Arial" w:cs="Arial"/>
        </w:rPr>
      </w:pPr>
      <w:r w:rsidRPr="00BD62C4">
        <w:rPr>
          <w:rFonts w:ascii="Arial" w:hAnsi="Arial" w:cs="Arial"/>
        </w:rPr>
        <w:t>¿Te sientes seguro/a con respecto a la seguridad de su método de registros de asistencia?</w:t>
      </w:r>
    </w:p>
    <w:p w14:paraId="05CA8740" w14:textId="77777777" w:rsidR="00D34F7C" w:rsidRPr="00BD62C4" w:rsidRDefault="00D34F7C" w:rsidP="00D34F7C">
      <w:pPr>
        <w:rPr>
          <w:rFonts w:ascii="Arial" w:hAnsi="Arial" w:cs="Arial"/>
        </w:rPr>
      </w:pPr>
      <w:r w:rsidRPr="00BD62C4">
        <w:rPr>
          <w:rFonts w:ascii="Arial" w:hAnsi="Arial" w:cs="Arial"/>
        </w:rPr>
        <w:t>¿Cuál es el procedimiento que usted realiza después de que le entregan la asistencia?</w:t>
      </w:r>
    </w:p>
    <w:p w14:paraId="6F43CBD4" w14:textId="194E4DB4" w:rsidR="006837E3" w:rsidRPr="00BD62C4" w:rsidRDefault="006837E3" w:rsidP="006837E3">
      <w:pPr>
        <w:rPr>
          <w:rFonts w:ascii="Arial" w:hAnsi="Arial" w:cs="Arial"/>
        </w:rPr>
      </w:pPr>
      <w:r w:rsidRPr="00BD62C4">
        <w:rPr>
          <w:rFonts w:ascii="Arial" w:hAnsi="Arial" w:cs="Arial"/>
        </w:rPr>
        <w:t>¿Has experimentado algún problema o dificultad al usar sistemas de registro de asistencia estudiantil?</w:t>
      </w:r>
    </w:p>
    <w:p w14:paraId="4EA03EAD" w14:textId="1AB4AC1C" w:rsidR="0035434D" w:rsidRPr="00BD62C4" w:rsidRDefault="0035434D" w:rsidP="006837E3">
      <w:pPr>
        <w:rPr>
          <w:rFonts w:ascii="Arial" w:hAnsi="Arial" w:cs="Arial"/>
        </w:rPr>
      </w:pPr>
      <w:r w:rsidRPr="00BD62C4">
        <w:rPr>
          <w:rFonts w:ascii="Arial" w:hAnsi="Arial" w:cs="Arial"/>
        </w:rPr>
        <w:lastRenderedPageBreak/>
        <w:t>¿Como valida</w:t>
      </w:r>
      <w:r w:rsidR="004F4E44" w:rsidRPr="00BD62C4">
        <w:rPr>
          <w:rFonts w:ascii="Arial" w:hAnsi="Arial" w:cs="Arial"/>
        </w:rPr>
        <w:t xml:space="preserve"> usted</w:t>
      </w:r>
      <w:r w:rsidRPr="00BD62C4">
        <w:rPr>
          <w:rFonts w:ascii="Arial" w:hAnsi="Arial" w:cs="Arial"/>
        </w:rPr>
        <w:t xml:space="preserve"> una justificación</w:t>
      </w:r>
      <w:r w:rsidR="004F4E44" w:rsidRPr="00BD62C4">
        <w:rPr>
          <w:rFonts w:ascii="Arial" w:hAnsi="Arial" w:cs="Arial"/>
        </w:rPr>
        <w:t xml:space="preserve"> de un estudiante</w:t>
      </w:r>
      <w:r w:rsidRPr="00BD62C4">
        <w:rPr>
          <w:rFonts w:ascii="Arial" w:hAnsi="Arial" w:cs="Arial"/>
        </w:rPr>
        <w:t>?</w:t>
      </w:r>
    </w:p>
    <w:p w14:paraId="16EF8366" w14:textId="77777777" w:rsidR="006837E3" w:rsidRPr="00BD62C4" w:rsidRDefault="006837E3" w:rsidP="006837E3">
      <w:pPr>
        <w:rPr>
          <w:rFonts w:ascii="Arial" w:hAnsi="Arial" w:cs="Arial"/>
        </w:rPr>
      </w:pPr>
      <w:r w:rsidRPr="00BD62C4">
        <w:rPr>
          <w:rFonts w:ascii="Arial" w:hAnsi="Arial" w:cs="Arial"/>
        </w:rPr>
        <w:t>¿Qué mejoras piensa usted que traería un sistema automatizado para la asistencia estudiantil en su entorno?</w:t>
      </w:r>
    </w:p>
    <w:p w14:paraId="39A1DC89" w14:textId="6A861FBB" w:rsidR="0011737B" w:rsidRPr="00BD62C4" w:rsidRDefault="00142B8D" w:rsidP="009C15CB">
      <w:pPr>
        <w:rPr>
          <w:rFonts w:ascii="Arial" w:hAnsi="Arial" w:cs="Arial"/>
        </w:rPr>
      </w:pPr>
      <w:r w:rsidRPr="00BD62C4">
        <w:rPr>
          <w:rFonts w:ascii="Arial" w:hAnsi="Arial" w:cs="Arial"/>
        </w:rPr>
        <w:t>¿Ha pensado alguna vez en un</w:t>
      </w:r>
      <w:r w:rsidR="007D291D" w:rsidRPr="00BD62C4">
        <w:rPr>
          <w:rFonts w:ascii="Arial" w:hAnsi="Arial" w:cs="Arial"/>
        </w:rPr>
        <w:t xml:space="preserve">a forma en la que se le </w:t>
      </w:r>
      <w:r w:rsidR="00806B96" w:rsidRPr="00BD62C4">
        <w:rPr>
          <w:rFonts w:ascii="Arial" w:hAnsi="Arial" w:cs="Arial"/>
        </w:rPr>
        <w:t>haría</w:t>
      </w:r>
      <w:r w:rsidR="007D291D" w:rsidRPr="00BD62C4">
        <w:rPr>
          <w:rFonts w:ascii="Arial" w:hAnsi="Arial" w:cs="Arial"/>
        </w:rPr>
        <w:t xml:space="preserve"> </w:t>
      </w:r>
      <w:r w:rsidR="00806B96" w:rsidRPr="00BD62C4">
        <w:rPr>
          <w:rFonts w:ascii="Arial" w:hAnsi="Arial" w:cs="Arial"/>
        </w:rPr>
        <w:t>más</w:t>
      </w:r>
      <w:r w:rsidR="007D291D" w:rsidRPr="00BD62C4">
        <w:rPr>
          <w:rFonts w:ascii="Arial" w:hAnsi="Arial" w:cs="Arial"/>
        </w:rPr>
        <w:t xml:space="preserve"> </w:t>
      </w:r>
      <w:r w:rsidR="00806B96" w:rsidRPr="00BD62C4">
        <w:rPr>
          <w:rFonts w:ascii="Arial" w:hAnsi="Arial" w:cs="Arial"/>
        </w:rPr>
        <w:t>fácil</w:t>
      </w:r>
      <w:r w:rsidR="007D291D" w:rsidRPr="00BD62C4">
        <w:rPr>
          <w:rFonts w:ascii="Arial" w:hAnsi="Arial" w:cs="Arial"/>
        </w:rPr>
        <w:t xml:space="preserve"> hacer el </w:t>
      </w:r>
      <w:r w:rsidR="00806B96" w:rsidRPr="00BD62C4">
        <w:rPr>
          <w:rFonts w:ascii="Arial" w:hAnsi="Arial" w:cs="Arial"/>
        </w:rPr>
        <w:t>registró</w:t>
      </w:r>
      <w:r w:rsidR="007D291D" w:rsidRPr="00BD62C4">
        <w:rPr>
          <w:rFonts w:ascii="Arial" w:hAnsi="Arial" w:cs="Arial"/>
        </w:rPr>
        <w:t xml:space="preserve"> de la </w:t>
      </w:r>
      <w:r w:rsidR="00D17A29" w:rsidRPr="00BD62C4">
        <w:rPr>
          <w:rFonts w:ascii="Arial" w:hAnsi="Arial" w:cs="Arial"/>
        </w:rPr>
        <w:t>asistencia? ¿</w:t>
      </w:r>
      <w:r w:rsidR="00E8316B" w:rsidRPr="00BD62C4">
        <w:rPr>
          <w:rFonts w:ascii="Arial" w:hAnsi="Arial" w:cs="Arial"/>
        </w:rPr>
        <w:t xml:space="preserve">Y </w:t>
      </w:r>
      <w:r w:rsidR="00A534DD" w:rsidRPr="00BD62C4">
        <w:rPr>
          <w:rFonts w:ascii="Arial" w:hAnsi="Arial" w:cs="Arial"/>
        </w:rPr>
        <w:t>cuál</w:t>
      </w:r>
      <w:r w:rsidR="00E8316B" w:rsidRPr="00BD62C4">
        <w:rPr>
          <w:rFonts w:ascii="Arial" w:hAnsi="Arial" w:cs="Arial"/>
        </w:rPr>
        <w:t xml:space="preserve"> </w:t>
      </w:r>
      <w:r w:rsidR="00A534DD" w:rsidRPr="00BD62C4">
        <w:rPr>
          <w:rFonts w:ascii="Arial" w:hAnsi="Arial" w:cs="Arial"/>
        </w:rPr>
        <w:t>sería</w:t>
      </w:r>
      <w:r w:rsidR="00806B96" w:rsidRPr="00BD62C4">
        <w:rPr>
          <w:rFonts w:ascii="Arial" w:hAnsi="Arial" w:cs="Arial"/>
        </w:rPr>
        <w:t>?</w:t>
      </w:r>
    </w:p>
    <w:p w14:paraId="50C01F1A" w14:textId="13BD56AD" w:rsidR="00A955CE" w:rsidRPr="00BD62C4" w:rsidRDefault="00A955CE" w:rsidP="009C15CB">
      <w:pPr>
        <w:rPr>
          <w:rFonts w:ascii="Arial" w:hAnsi="Arial" w:cs="Arial"/>
        </w:rPr>
      </w:pPr>
      <w:r w:rsidRPr="00BD62C4">
        <w:rPr>
          <w:rFonts w:ascii="Arial" w:hAnsi="Arial" w:cs="Arial"/>
        </w:rPr>
        <w:t>¿</w:t>
      </w:r>
      <w:r w:rsidR="00FB71B8" w:rsidRPr="00BD62C4">
        <w:rPr>
          <w:rFonts w:ascii="Arial" w:hAnsi="Arial" w:cs="Arial"/>
        </w:rPr>
        <w:t xml:space="preserve">El promedio de la asistencia es diaria </w:t>
      </w:r>
      <w:r w:rsidR="00FA5E7D" w:rsidRPr="00BD62C4">
        <w:rPr>
          <w:rFonts w:ascii="Arial" w:hAnsi="Arial" w:cs="Arial"/>
        </w:rPr>
        <w:t>o cada cierto tiempo</w:t>
      </w:r>
      <w:r w:rsidRPr="00BD62C4">
        <w:rPr>
          <w:rFonts w:ascii="Arial" w:hAnsi="Arial" w:cs="Arial"/>
        </w:rPr>
        <w:t>?</w:t>
      </w:r>
    </w:p>
    <w:p w14:paraId="2943C294" w14:textId="4A2949E9" w:rsidR="00FA5E7D" w:rsidRPr="00BD62C4" w:rsidRDefault="00FA5E7D" w:rsidP="009C15CB">
      <w:pPr>
        <w:rPr>
          <w:rFonts w:ascii="Arial" w:hAnsi="Arial" w:cs="Arial"/>
        </w:rPr>
      </w:pPr>
      <w:r w:rsidRPr="00BD62C4">
        <w:rPr>
          <w:rFonts w:ascii="Arial" w:hAnsi="Arial" w:cs="Arial"/>
        </w:rPr>
        <w:t xml:space="preserve">¿Cuántas inasistencia debe tener un estudiante para que </w:t>
      </w:r>
      <w:r w:rsidR="00900E08" w:rsidRPr="00BD62C4">
        <w:rPr>
          <w:rFonts w:ascii="Arial" w:hAnsi="Arial" w:cs="Arial"/>
        </w:rPr>
        <w:t>empezar a darle seguimiento</w:t>
      </w:r>
      <w:r w:rsidRPr="00BD62C4">
        <w:rPr>
          <w:rFonts w:ascii="Arial" w:hAnsi="Arial" w:cs="Arial"/>
        </w:rPr>
        <w:t>?</w:t>
      </w:r>
    </w:p>
    <w:p w14:paraId="3DEF7695" w14:textId="4152EF35" w:rsidR="00900E08" w:rsidRPr="00BD62C4" w:rsidRDefault="00900E08" w:rsidP="009C15CB">
      <w:pPr>
        <w:rPr>
          <w:rFonts w:ascii="Arial" w:hAnsi="Arial" w:cs="Arial"/>
        </w:rPr>
      </w:pPr>
      <w:r w:rsidRPr="00BD62C4">
        <w:rPr>
          <w:rFonts w:ascii="Arial" w:hAnsi="Arial" w:cs="Arial"/>
        </w:rPr>
        <w:t xml:space="preserve">¿Qué tipo de documento es el que </w:t>
      </w:r>
      <w:r w:rsidR="004D320E" w:rsidRPr="00BD62C4">
        <w:rPr>
          <w:rFonts w:ascii="Arial" w:hAnsi="Arial" w:cs="Arial"/>
        </w:rPr>
        <w:t>envía</w:t>
      </w:r>
      <w:r w:rsidRPr="00BD62C4">
        <w:rPr>
          <w:rFonts w:ascii="Arial" w:hAnsi="Arial" w:cs="Arial"/>
        </w:rPr>
        <w:t>?</w:t>
      </w:r>
      <w:r w:rsidR="004D320E" w:rsidRPr="00BD62C4">
        <w:rPr>
          <w:rFonts w:ascii="Arial" w:hAnsi="Arial" w:cs="Arial"/>
        </w:rPr>
        <w:t xml:space="preserve"> ¿Y Cómo está estructurado?</w:t>
      </w:r>
    </w:p>
    <w:p w14:paraId="57932675" w14:textId="77777777" w:rsidR="00A534DD" w:rsidRPr="00BD62C4" w:rsidRDefault="00A534DD" w:rsidP="009C15CB">
      <w:pPr>
        <w:rPr>
          <w:rFonts w:ascii="Arial" w:hAnsi="Arial" w:cs="Arial"/>
        </w:rPr>
      </w:pPr>
    </w:p>
    <w:p w14:paraId="383DA685" w14:textId="77777777" w:rsidR="00A534DD" w:rsidRPr="00BD62C4" w:rsidRDefault="00A534DD" w:rsidP="009C15CB">
      <w:pPr>
        <w:rPr>
          <w:rFonts w:ascii="Arial" w:hAnsi="Arial" w:cs="Arial"/>
        </w:rPr>
      </w:pPr>
    </w:p>
    <w:p w14:paraId="5830DEC1" w14:textId="77777777" w:rsidR="00A534DD" w:rsidRPr="00BD62C4" w:rsidRDefault="00A534DD" w:rsidP="009C15CB">
      <w:pPr>
        <w:rPr>
          <w:rFonts w:ascii="Arial" w:hAnsi="Arial" w:cs="Arial"/>
        </w:rPr>
      </w:pPr>
    </w:p>
    <w:p w14:paraId="251ED06E" w14:textId="77777777" w:rsidR="00A534DD" w:rsidRPr="00BD62C4" w:rsidRDefault="00A534DD" w:rsidP="009C15CB">
      <w:pPr>
        <w:rPr>
          <w:rFonts w:ascii="Arial" w:hAnsi="Arial" w:cs="Arial"/>
        </w:rPr>
      </w:pPr>
    </w:p>
    <w:p w14:paraId="60A66403" w14:textId="77777777" w:rsidR="00A534DD" w:rsidRPr="00BD62C4" w:rsidRDefault="00A534DD" w:rsidP="009C15CB">
      <w:pPr>
        <w:rPr>
          <w:rFonts w:ascii="Arial" w:hAnsi="Arial" w:cs="Arial"/>
        </w:rPr>
      </w:pPr>
    </w:p>
    <w:p w14:paraId="3E63E088" w14:textId="77777777" w:rsidR="00A534DD" w:rsidRPr="00BD62C4" w:rsidRDefault="00A534DD" w:rsidP="009C15CB">
      <w:pPr>
        <w:rPr>
          <w:rFonts w:ascii="Arial" w:hAnsi="Arial" w:cs="Arial"/>
        </w:rPr>
      </w:pPr>
    </w:p>
    <w:p w14:paraId="3FAB6D67" w14:textId="77777777" w:rsidR="005A6524" w:rsidRPr="00BD62C4" w:rsidRDefault="005A6524" w:rsidP="009C15CB">
      <w:pPr>
        <w:rPr>
          <w:rFonts w:ascii="Arial" w:hAnsi="Arial" w:cs="Arial"/>
        </w:rPr>
      </w:pPr>
    </w:p>
    <w:p w14:paraId="097B162D" w14:textId="77777777" w:rsidR="005A6524" w:rsidRPr="00BD62C4" w:rsidRDefault="005A6524" w:rsidP="009C15CB">
      <w:pPr>
        <w:rPr>
          <w:rFonts w:ascii="Arial" w:hAnsi="Arial" w:cs="Arial"/>
        </w:rPr>
      </w:pPr>
    </w:p>
    <w:p w14:paraId="0DE4EED6" w14:textId="77777777" w:rsidR="005A6524" w:rsidRPr="00BD62C4" w:rsidRDefault="005A6524" w:rsidP="009C15CB">
      <w:pPr>
        <w:rPr>
          <w:rFonts w:ascii="Arial" w:hAnsi="Arial" w:cs="Arial"/>
        </w:rPr>
      </w:pPr>
    </w:p>
    <w:p w14:paraId="213360AD" w14:textId="77777777" w:rsidR="005A6524" w:rsidRPr="00BD62C4" w:rsidRDefault="005A6524" w:rsidP="009C15CB">
      <w:pPr>
        <w:rPr>
          <w:rFonts w:ascii="Arial" w:hAnsi="Arial" w:cs="Arial"/>
        </w:rPr>
      </w:pPr>
    </w:p>
    <w:p w14:paraId="57B52CAC" w14:textId="77777777" w:rsidR="005A6524" w:rsidRPr="00BD62C4" w:rsidRDefault="005A6524" w:rsidP="009C15CB">
      <w:pPr>
        <w:rPr>
          <w:rFonts w:ascii="Arial" w:hAnsi="Arial" w:cs="Arial"/>
        </w:rPr>
      </w:pPr>
    </w:p>
    <w:p w14:paraId="25AE588F" w14:textId="77777777" w:rsidR="005A6524" w:rsidRPr="00BD62C4" w:rsidRDefault="005A6524" w:rsidP="009C15CB">
      <w:pPr>
        <w:rPr>
          <w:rFonts w:ascii="Arial" w:hAnsi="Arial" w:cs="Arial"/>
        </w:rPr>
      </w:pPr>
    </w:p>
    <w:p w14:paraId="01772065" w14:textId="77777777" w:rsidR="005A6524" w:rsidRPr="00BD62C4" w:rsidRDefault="005A6524" w:rsidP="009C15CB">
      <w:pPr>
        <w:rPr>
          <w:rFonts w:ascii="Arial" w:hAnsi="Arial" w:cs="Arial"/>
        </w:rPr>
      </w:pPr>
    </w:p>
    <w:p w14:paraId="108EF09D" w14:textId="77777777" w:rsidR="005A6524" w:rsidRPr="00BD62C4" w:rsidRDefault="005A6524" w:rsidP="009C15CB">
      <w:pPr>
        <w:rPr>
          <w:rFonts w:ascii="Arial" w:hAnsi="Arial" w:cs="Arial"/>
        </w:rPr>
      </w:pPr>
    </w:p>
    <w:p w14:paraId="3BA4A95B" w14:textId="77777777" w:rsidR="00A534DD" w:rsidRPr="00BD62C4" w:rsidRDefault="00A534DD" w:rsidP="009C15CB">
      <w:pPr>
        <w:rPr>
          <w:rFonts w:ascii="Arial" w:hAnsi="Arial" w:cs="Arial"/>
        </w:rPr>
      </w:pPr>
    </w:p>
    <w:p w14:paraId="27D316B4" w14:textId="77777777" w:rsidR="001F1A03" w:rsidRPr="00BD62C4" w:rsidRDefault="001F1A03" w:rsidP="005F2782">
      <w:pPr>
        <w:jc w:val="center"/>
        <w:rPr>
          <w:rFonts w:ascii="Arial" w:hAnsi="Arial" w:cs="Arial"/>
          <w:b/>
          <w:bCs/>
          <w:sz w:val="28"/>
          <w:szCs w:val="28"/>
        </w:rPr>
      </w:pPr>
    </w:p>
    <w:p w14:paraId="63F9E2B9" w14:textId="77777777" w:rsidR="001F1A03" w:rsidRPr="00BD62C4" w:rsidRDefault="001F1A03" w:rsidP="005F2782">
      <w:pPr>
        <w:jc w:val="center"/>
        <w:rPr>
          <w:rFonts w:ascii="Arial" w:hAnsi="Arial" w:cs="Arial"/>
          <w:b/>
          <w:bCs/>
          <w:sz w:val="28"/>
          <w:szCs w:val="28"/>
        </w:rPr>
      </w:pPr>
    </w:p>
    <w:p w14:paraId="17F253CD" w14:textId="77777777" w:rsidR="001F1A03" w:rsidRPr="00BD62C4" w:rsidRDefault="001F1A03" w:rsidP="005F2782">
      <w:pPr>
        <w:jc w:val="center"/>
        <w:rPr>
          <w:rFonts w:ascii="Arial" w:hAnsi="Arial" w:cs="Arial"/>
          <w:b/>
          <w:bCs/>
          <w:sz w:val="28"/>
          <w:szCs w:val="28"/>
        </w:rPr>
      </w:pPr>
    </w:p>
    <w:p w14:paraId="0F20D1E8" w14:textId="77777777" w:rsidR="001F1A03" w:rsidRPr="00BD62C4" w:rsidRDefault="001F1A03" w:rsidP="005F2782">
      <w:pPr>
        <w:jc w:val="center"/>
        <w:rPr>
          <w:rFonts w:ascii="Arial" w:hAnsi="Arial" w:cs="Arial"/>
          <w:b/>
          <w:bCs/>
          <w:sz w:val="28"/>
          <w:szCs w:val="28"/>
        </w:rPr>
      </w:pPr>
    </w:p>
    <w:p w14:paraId="131481C7" w14:textId="77777777" w:rsidR="001F1A03" w:rsidRPr="00BD62C4" w:rsidRDefault="001F1A03" w:rsidP="005F2782">
      <w:pPr>
        <w:jc w:val="center"/>
        <w:rPr>
          <w:rFonts w:ascii="Arial" w:hAnsi="Arial" w:cs="Arial"/>
          <w:b/>
          <w:bCs/>
          <w:sz w:val="28"/>
          <w:szCs w:val="28"/>
        </w:rPr>
      </w:pPr>
    </w:p>
    <w:p w14:paraId="2906D657" w14:textId="77777777" w:rsidR="001F1A03" w:rsidRPr="00BD62C4" w:rsidRDefault="001F1A03" w:rsidP="005F2782">
      <w:pPr>
        <w:jc w:val="center"/>
        <w:rPr>
          <w:rFonts w:ascii="Arial" w:hAnsi="Arial" w:cs="Arial"/>
          <w:b/>
          <w:bCs/>
          <w:sz w:val="28"/>
          <w:szCs w:val="28"/>
        </w:rPr>
      </w:pPr>
    </w:p>
    <w:p w14:paraId="62B322FE" w14:textId="77777777" w:rsidR="00F761DB" w:rsidRPr="00BD62C4" w:rsidRDefault="00F761DB" w:rsidP="005F2782">
      <w:pPr>
        <w:jc w:val="center"/>
        <w:rPr>
          <w:rFonts w:ascii="Arial" w:hAnsi="Arial" w:cs="Arial"/>
          <w:b/>
          <w:bCs/>
          <w:sz w:val="28"/>
          <w:szCs w:val="28"/>
        </w:rPr>
      </w:pPr>
    </w:p>
    <w:p w14:paraId="2ABADF4D" w14:textId="77777777" w:rsidR="00F761DB" w:rsidRPr="00BD62C4" w:rsidRDefault="00F761DB" w:rsidP="005F2782">
      <w:pPr>
        <w:jc w:val="center"/>
        <w:rPr>
          <w:rFonts w:ascii="Arial" w:hAnsi="Arial" w:cs="Arial"/>
          <w:b/>
          <w:bCs/>
          <w:sz w:val="28"/>
          <w:szCs w:val="28"/>
        </w:rPr>
      </w:pPr>
    </w:p>
    <w:p w14:paraId="259DB4AC" w14:textId="0D525606" w:rsidR="00110918" w:rsidRPr="00BD62C4" w:rsidRDefault="00AB1C92" w:rsidP="005F2782">
      <w:pPr>
        <w:jc w:val="center"/>
        <w:rPr>
          <w:rFonts w:ascii="Arial" w:hAnsi="Arial" w:cs="Arial"/>
          <w:b/>
          <w:bCs/>
          <w:sz w:val="28"/>
          <w:szCs w:val="28"/>
        </w:rPr>
      </w:pPr>
      <w:r w:rsidRPr="00BD62C4">
        <w:rPr>
          <w:rFonts w:ascii="Arial" w:hAnsi="Arial" w:cs="Arial"/>
          <w:b/>
          <w:bCs/>
          <w:sz w:val="28"/>
          <w:szCs w:val="28"/>
        </w:rPr>
        <w:lastRenderedPageBreak/>
        <w:t>Propuesta</w:t>
      </w:r>
    </w:p>
    <w:p w14:paraId="6C5C35EA" w14:textId="77777777" w:rsidR="00CB29BD" w:rsidRPr="00BD62C4" w:rsidRDefault="00CB29BD" w:rsidP="00CB29BD">
      <w:pPr>
        <w:rPr>
          <w:rFonts w:ascii="Arial" w:hAnsi="Arial" w:cs="Arial"/>
        </w:rPr>
      </w:pPr>
      <w:r w:rsidRPr="00BD62C4">
        <w:rPr>
          <w:rFonts w:ascii="Arial" w:hAnsi="Arial" w:cs="Arial"/>
        </w:rPr>
        <w:t xml:space="preserve">La propuesta para un sistema de registro de asistencia automatizado es una aplicación que utilice la función de compartir Internet de los dispositivos para registrar la asistencia. </w:t>
      </w:r>
    </w:p>
    <w:p w14:paraId="288D4E9E" w14:textId="2AA23C31" w:rsidR="00CB29BD" w:rsidRPr="00BD62C4" w:rsidRDefault="00CB29BD" w:rsidP="00CB29BD">
      <w:pPr>
        <w:rPr>
          <w:rFonts w:ascii="Arial" w:hAnsi="Arial" w:cs="Arial"/>
          <w:b/>
          <w:bCs/>
        </w:rPr>
      </w:pPr>
      <w:r w:rsidRPr="00BD62C4">
        <w:rPr>
          <w:rFonts w:ascii="Arial" w:hAnsi="Arial" w:cs="Arial"/>
          <w:b/>
          <w:bCs/>
        </w:rPr>
        <w:t>Ejemplo de cómo va a funcionar</w:t>
      </w:r>
      <w:r w:rsidR="00DD7257" w:rsidRPr="00BD62C4">
        <w:rPr>
          <w:rFonts w:ascii="Arial" w:hAnsi="Arial" w:cs="Arial"/>
          <w:b/>
          <w:bCs/>
        </w:rPr>
        <w:t>:</w:t>
      </w:r>
    </w:p>
    <w:p w14:paraId="7BB3DDB0" w14:textId="78F86C91" w:rsidR="00D356BD" w:rsidRPr="00BD62C4" w:rsidRDefault="0092598D" w:rsidP="00CB29BD">
      <w:pPr>
        <w:rPr>
          <w:rFonts w:ascii="Arial" w:hAnsi="Arial" w:cs="Arial"/>
        </w:rPr>
      </w:pPr>
      <w:r w:rsidRPr="00BD62C4">
        <w:rPr>
          <w:rFonts w:ascii="Arial" w:hAnsi="Arial" w:cs="Arial"/>
          <w:b/>
          <w:bCs/>
        </w:rPr>
        <w:t>Inicio de sesión:</w:t>
      </w:r>
      <w:r w:rsidR="00C10039" w:rsidRPr="00BD62C4">
        <w:rPr>
          <w:rFonts w:ascii="Arial" w:hAnsi="Arial" w:cs="Arial"/>
          <w:b/>
          <w:bCs/>
        </w:rPr>
        <w:t xml:space="preserve"> </w:t>
      </w:r>
      <w:r w:rsidR="00D52E5B" w:rsidRPr="00BD62C4">
        <w:rPr>
          <w:rFonts w:ascii="Arial" w:hAnsi="Arial" w:cs="Arial"/>
        </w:rPr>
        <w:t xml:space="preserve">La primera </w:t>
      </w:r>
      <w:r w:rsidR="00D2108A" w:rsidRPr="00BD62C4">
        <w:rPr>
          <w:rFonts w:ascii="Arial" w:hAnsi="Arial" w:cs="Arial"/>
        </w:rPr>
        <w:t>vez</w:t>
      </w:r>
      <w:r w:rsidR="00D52E5B" w:rsidRPr="00BD62C4">
        <w:rPr>
          <w:rFonts w:ascii="Arial" w:hAnsi="Arial" w:cs="Arial"/>
        </w:rPr>
        <w:t xml:space="preserve"> que se abra la aplicación </w:t>
      </w:r>
      <w:r w:rsidR="00D356BD" w:rsidRPr="00BD62C4">
        <w:rPr>
          <w:rFonts w:ascii="Arial" w:hAnsi="Arial" w:cs="Arial"/>
        </w:rPr>
        <w:t>les</w:t>
      </w:r>
      <w:r w:rsidR="00D52E5B" w:rsidRPr="00BD62C4">
        <w:rPr>
          <w:rFonts w:ascii="Arial" w:hAnsi="Arial" w:cs="Arial"/>
        </w:rPr>
        <w:t xml:space="preserve"> pedirá a los usuarios registrarse o iniciar sesión, para registrarse se debe ingresar </w:t>
      </w:r>
      <w:r w:rsidR="00D356BD" w:rsidRPr="00BD62C4">
        <w:rPr>
          <w:rFonts w:ascii="Arial" w:hAnsi="Arial" w:cs="Arial"/>
        </w:rPr>
        <w:t xml:space="preserve">un </w:t>
      </w:r>
      <w:r w:rsidR="00D52E5B" w:rsidRPr="00BD62C4">
        <w:rPr>
          <w:rFonts w:ascii="Arial" w:hAnsi="Arial" w:cs="Arial"/>
        </w:rPr>
        <w:t>correo</w:t>
      </w:r>
      <w:r w:rsidR="00D356BD" w:rsidRPr="00BD62C4">
        <w:rPr>
          <w:rFonts w:ascii="Arial" w:hAnsi="Arial" w:cs="Arial"/>
        </w:rPr>
        <w:t xml:space="preserve"> y contraseña, dependiendo del correo la </w:t>
      </w:r>
      <w:r w:rsidR="00D2108A" w:rsidRPr="00BD62C4">
        <w:rPr>
          <w:rFonts w:ascii="Arial" w:hAnsi="Arial" w:cs="Arial"/>
        </w:rPr>
        <w:t>aplicación</w:t>
      </w:r>
      <w:r w:rsidR="00D356BD" w:rsidRPr="00BD62C4">
        <w:rPr>
          <w:rFonts w:ascii="Arial" w:hAnsi="Arial" w:cs="Arial"/>
        </w:rPr>
        <w:t xml:space="preserve"> le </w:t>
      </w:r>
      <w:r w:rsidR="00D2108A" w:rsidRPr="00BD62C4">
        <w:rPr>
          <w:rFonts w:ascii="Arial" w:hAnsi="Arial" w:cs="Arial"/>
        </w:rPr>
        <w:t>dará</w:t>
      </w:r>
      <w:r w:rsidR="00D356BD" w:rsidRPr="00BD62C4">
        <w:rPr>
          <w:rFonts w:ascii="Arial" w:hAnsi="Arial" w:cs="Arial"/>
        </w:rPr>
        <w:t xml:space="preserve"> distintos permisos al usuario (permisos de profesor y estudiante). Si la cuenta creada es de estudiante la </w:t>
      </w:r>
      <w:r w:rsidR="00D2108A" w:rsidRPr="00BD62C4">
        <w:rPr>
          <w:rFonts w:ascii="Arial" w:hAnsi="Arial" w:cs="Arial"/>
        </w:rPr>
        <w:t>aplicación</w:t>
      </w:r>
      <w:r w:rsidR="00D356BD" w:rsidRPr="00BD62C4">
        <w:rPr>
          <w:rFonts w:ascii="Arial" w:hAnsi="Arial" w:cs="Arial"/>
        </w:rPr>
        <w:t xml:space="preserve"> le </w:t>
      </w:r>
      <w:r w:rsidR="00D2108A" w:rsidRPr="00BD62C4">
        <w:rPr>
          <w:rFonts w:ascii="Arial" w:hAnsi="Arial" w:cs="Arial"/>
        </w:rPr>
        <w:t>pedirá</w:t>
      </w:r>
      <w:r w:rsidR="00D356BD" w:rsidRPr="00BD62C4">
        <w:rPr>
          <w:rFonts w:ascii="Arial" w:hAnsi="Arial" w:cs="Arial"/>
        </w:rPr>
        <w:t xml:space="preserve"> ingresar el </w:t>
      </w:r>
      <w:r w:rsidR="007A2782" w:rsidRPr="00BD62C4">
        <w:rPr>
          <w:rFonts w:ascii="Arial" w:hAnsi="Arial" w:cs="Arial"/>
        </w:rPr>
        <w:t>número de carnet</w:t>
      </w:r>
      <w:r w:rsidR="00D2108A" w:rsidRPr="00BD62C4">
        <w:rPr>
          <w:rFonts w:ascii="Arial" w:hAnsi="Arial" w:cs="Arial"/>
        </w:rPr>
        <w:t>, nombre</w:t>
      </w:r>
      <w:r w:rsidR="009E5827" w:rsidRPr="00BD62C4">
        <w:rPr>
          <w:rFonts w:ascii="Arial" w:hAnsi="Arial" w:cs="Arial"/>
        </w:rPr>
        <w:t xml:space="preserve"> completo</w:t>
      </w:r>
      <w:r w:rsidR="001458E0" w:rsidRPr="00BD62C4">
        <w:rPr>
          <w:rFonts w:ascii="Arial" w:hAnsi="Arial" w:cs="Arial"/>
        </w:rPr>
        <w:t xml:space="preserve"> y</w:t>
      </w:r>
      <w:r w:rsidR="00CC6DB2" w:rsidRPr="00BD62C4">
        <w:rPr>
          <w:rFonts w:ascii="Arial" w:hAnsi="Arial" w:cs="Arial"/>
        </w:rPr>
        <w:t xml:space="preserve"> sexo</w:t>
      </w:r>
      <w:r w:rsidR="001458E0" w:rsidRPr="00BD62C4">
        <w:rPr>
          <w:rFonts w:ascii="Arial" w:hAnsi="Arial" w:cs="Arial"/>
        </w:rPr>
        <w:t>;</w:t>
      </w:r>
      <w:r w:rsidR="00A11783" w:rsidRPr="00BD62C4">
        <w:rPr>
          <w:rFonts w:ascii="Arial" w:hAnsi="Arial" w:cs="Arial"/>
        </w:rPr>
        <w:t xml:space="preserve"> como permisos </w:t>
      </w:r>
      <w:r w:rsidR="00EA4816" w:rsidRPr="00BD62C4">
        <w:rPr>
          <w:rFonts w:ascii="Arial" w:hAnsi="Arial" w:cs="Arial"/>
        </w:rPr>
        <w:t xml:space="preserve">solo podrá </w:t>
      </w:r>
      <w:r w:rsidR="00075931" w:rsidRPr="00BD62C4">
        <w:rPr>
          <w:rFonts w:ascii="Arial" w:hAnsi="Arial" w:cs="Arial"/>
        </w:rPr>
        <w:t xml:space="preserve">registrar </w:t>
      </w:r>
      <w:r w:rsidR="00657A68" w:rsidRPr="00BD62C4">
        <w:rPr>
          <w:rFonts w:ascii="Arial" w:hAnsi="Arial" w:cs="Arial"/>
        </w:rPr>
        <w:t xml:space="preserve">su asistencia </w:t>
      </w:r>
      <w:r w:rsidR="00F759E4" w:rsidRPr="00BD62C4">
        <w:rPr>
          <w:rFonts w:ascii="Arial" w:hAnsi="Arial" w:cs="Arial"/>
        </w:rPr>
        <w:t xml:space="preserve">y </w:t>
      </w:r>
      <w:r w:rsidR="00EA4816" w:rsidRPr="00BD62C4">
        <w:rPr>
          <w:rFonts w:ascii="Arial" w:hAnsi="Arial" w:cs="Arial"/>
        </w:rPr>
        <w:t>ver su hist</w:t>
      </w:r>
      <w:r w:rsidR="00657A68" w:rsidRPr="00BD62C4">
        <w:rPr>
          <w:rFonts w:ascii="Arial" w:hAnsi="Arial" w:cs="Arial"/>
        </w:rPr>
        <w:t>orial de asistencia</w:t>
      </w:r>
      <w:r w:rsidR="00F759E4" w:rsidRPr="00BD62C4">
        <w:rPr>
          <w:rFonts w:ascii="Arial" w:hAnsi="Arial" w:cs="Arial"/>
        </w:rPr>
        <w:t>.</w:t>
      </w:r>
    </w:p>
    <w:p w14:paraId="72B47406" w14:textId="57205B5F" w:rsidR="00F759E4" w:rsidRPr="00BD62C4" w:rsidRDefault="00F759E4" w:rsidP="00CB29BD">
      <w:pPr>
        <w:rPr>
          <w:rFonts w:ascii="Arial" w:hAnsi="Arial" w:cs="Arial"/>
          <w:b/>
          <w:bCs/>
        </w:rPr>
      </w:pPr>
      <w:r w:rsidRPr="00BD62C4">
        <w:rPr>
          <w:rFonts w:ascii="Arial" w:hAnsi="Arial" w:cs="Arial"/>
        </w:rPr>
        <w:t>Con una cuenta de profeso</w:t>
      </w:r>
      <w:r w:rsidR="00983828" w:rsidRPr="00BD62C4">
        <w:rPr>
          <w:rFonts w:ascii="Arial" w:hAnsi="Arial" w:cs="Arial"/>
        </w:rPr>
        <w:t>r los permisos le permiten crea</w:t>
      </w:r>
      <w:r w:rsidR="00804D83" w:rsidRPr="00BD62C4">
        <w:rPr>
          <w:rFonts w:ascii="Arial" w:hAnsi="Arial" w:cs="Arial"/>
        </w:rPr>
        <w:t>r apartados para las distintas materias de las diferentes carreras</w:t>
      </w:r>
      <w:r w:rsidR="00217E26" w:rsidRPr="00BD62C4">
        <w:rPr>
          <w:rFonts w:ascii="Arial" w:hAnsi="Arial" w:cs="Arial"/>
        </w:rPr>
        <w:t xml:space="preserve"> </w:t>
      </w:r>
      <w:r w:rsidR="00886C15" w:rsidRPr="00BD62C4">
        <w:rPr>
          <w:rFonts w:ascii="Arial" w:hAnsi="Arial" w:cs="Arial"/>
        </w:rPr>
        <w:t>a las que el</w:t>
      </w:r>
      <w:r w:rsidR="00217E26" w:rsidRPr="00BD62C4">
        <w:rPr>
          <w:rFonts w:ascii="Arial" w:hAnsi="Arial" w:cs="Arial"/>
        </w:rPr>
        <w:t xml:space="preserve"> imparta</w:t>
      </w:r>
      <w:r w:rsidR="001502DF" w:rsidRPr="00BD62C4">
        <w:rPr>
          <w:rFonts w:ascii="Arial" w:hAnsi="Arial" w:cs="Arial"/>
        </w:rPr>
        <w:t xml:space="preserve"> clase</w:t>
      </w:r>
      <w:r w:rsidR="00E47DEC" w:rsidRPr="00BD62C4">
        <w:rPr>
          <w:rFonts w:ascii="Arial" w:hAnsi="Arial" w:cs="Arial"/>
        </w:rPr>
        <w:t xml:space="preserve">, </w:t>
      </w:r>
      <w:r w:rsidR="00C413B2" w:rsidRPr="00BD62C4">
        <w:rPr>
          <w:rFonts w:ascii="Arial" w:hAnsi="Arial" w:cs="Arial"/>
        </w:rPr>
        <w:t>en</w:t>
      </w:r>
      <w:r w:rsidR="00E47DEC" w:rsidRPr="00BD62C4">
        <w:rPr>
          <w:rFonts w:ascii="Arial" w:hAnsi="Arial" w:cs="Arial"/>
        </w:rPr>
        <w:t xml:space="preserve"> los apartados el profesor puede crear</w:t>
      </w:r>
      <w:r w:rsidR="008C502D" w:rsidRPr="00BD62C4">
        <w:rPr>
          <w:rFonts w:ascii="Arial" w:hAnsi="Arial" w:cs="Arial"/>
        </w:rPr>
        <w:t xml:space="preserve"> </w:t>
      </w:r>
      <w:r w:rsidR="00E47DEC" w:rsidRPr="00BD62C4">
        <w:rPr>
          <w:rFonts w:ascii="Arial" w:hAnsi="Arial" w:cs="Arial"/>
        </w:rPr>
        <w:t>una lista con los estudiantes</w:t>
      </w:r>
      <w:r w:rsidR="00FC3CE8" w:rsidRPr="00BD62C4">
        <w:rPr>
          <w:rFonts w:ascii="Arial" w:hAnsi="Arial" w:cs="Arial"/>
        </w:rPr>
        <w:t xml:space="preserve"> </w:t>
      </w:r>
      <w:r w:rsidR="008D0643" w:rsidRPr="00BD62C4">
        <w:rPr>
          <w:rFonts w:ascii="Arial" w:hAnsi="Arial" w:cs="Arial"/>
        </w:rPr>
        <w:t>específica</w:t>
      </w:r>
      <w:r w:rsidR="00FC3CE8" w:rsidRPr="00BD62C4">
        <w:rPr>
          <w:rFonts w:ascii="Arial" w:hAnsi="Arial" w:cs="Arial"/>
        </w:rPr>
        <w:t xml:space="preserve"> para </w:t>
      </w:r>
      <w:r w:rsidR="008D0643" w:rsidRPr="00BD62C4">
        <w:rPr>
          <w:rFonts w:ascii="Arial" w:hAnsi="Arial" w:cs="Arial"/>
        </w:rPr>
        <w:t>esa asignatura</w:t>
      </w:r>
      <w:r w:rsidR="007C1449" w:rsidRPr="00BD62C4">
        <w:rPr>
          <w:rFonts w:ascii="Arial" w:hAnsi="Arial" w:cs="Arial"/>
        </w:rPr>
        <w:t>,</w:t>
      </w:r>
      <w:r w:rsidR="00E47DEC" w:rsidRPr="00BD62C4">
        <w:rPr>
          <w:rFonts w:ascii="Arial" w:hAnsi="Arial" w:cs="Arial"/>
        </w:rPr>
        <w:t xml:space="preserve"> </w:t>
      </w:r>
      <w:r w:rsidR="00DA3CA7" w:rsidRPr="00BD62C4">
        <w:rPr>
          <w:rFonts w:ascii="Arial" w:hAnsi="Arial" w:cs="Arial"/>
        </w:rPr>
        <w:t>después de</w:t>
      </w:r>
      <w:r w:rsidR="0005303D" w:rsidRPr="00BD62C4">
        <w:rPr>
          <w:rFonts w:ascii="Arial" w:hAnsi="Arial" w:cs="Arial"/>
        </w:rPr>
        <w:t xml:space="preserve"> </w:t>
      </w:r>
      <w:r w:rsidR="005F6935" w:rsidRPr="00BD62C4">
        <w:rPr>
          <w:rFonts w:ascii="Arial" w:hAnsi="Arial" w:cs="Arial"/>
        </w:rPr>
        <w:t>asignar la lista de los estudiantes</w:t>
      </w:r>
      <w:r w:rsidR="004553ED" w:rsidRPr="00BD62C4">
        <w:rPr>
          <w:rFonts w:ascii="Arial" w:hAnsi="Arial" w:cs="Arial"/>
        </w:rPr>
        <w:t xml:space="preserve"> e</w:t>
      </w:r>
      <w:r w:rsidR="00971797" w:rsidRPr="00BD62C4">
        <w:rPr>
          <w:rFonts w:ascii="Arial" w:hAnsi="Arial" w:cs="Arial"/>
        </w:rPr>
        <w:t xml:space="preserve">l </w:t>
      </w:r>
      <w:r w:rsidR="004553ED" w:rsidRPr="00BD62C4">
        <w:rPr>
          <w:rFonts w:ascii="Arial" w:hAnsi="Arial" w:cs="Arial"/>
        </w:rPr>
        <w:t xml:space="preserve">profesor puede </w:t>
      </w:r>
      <w:r w:rsidR="00CD069D" w:rsidRPr="00BD62C4">
        <w:rPr>
          <w:rFonts w:ascii="Arial" w:hAnsi="Arial" w:cs="Arial"/>
        </w:rPr>
        <w:t>tomar asistencia.</w:t>
      </w:r>
    </w:p>
    <w:p w14:paraId="500DB992" w14:textId="1234D316" w:rsidR="00CB29BD" w:rsidRPr="00BD62C4" w:rsidRDefault="00CB29BD" w:rsidP="00CB29BD">
      <w:pPr>
        <w:rPr>
          <w:rFonts w:ascii="Arial" w:hAnsi="Arial" w:cs="Arial"/>
        </w:rPr>
      </w:pPr>
      <w:r w:rsidRPr="00BD62C4">
        <w:rPr>
          <w:rFonts w:ascii="Arial" w:hAnsi="Arial" w:cs="Arial"/>
        </w:rPr>
        <w:t xml:space="preserve">La app tendrá la capacidad de utilizar la Zona </w:t>
      </w:r>
      <w:proofErr w:type="spellStart"/>
      <w:r w:rsidRPr="00BD62C4">
        <w:rPr>
          <w:rFonts w:ascii="Arial" w:hAnsi="Arial" w:cs="Arial"/>
        </w:rPr>
        <w:t>Wi</w:t>
      </w:r>
      <w:proofErr w:type="spellEnd"/>
      <w:r w:rsidRPr="00BD62C4">
        <w:rPr>
          <w:rFonts w:ascii="Arial" w:hAnsi="Arial" w:cs="Arial"/>
        </w:rPr>
        <w:t>-Fi para registrar la asistencia de forma automatizada siguiendo los pasos siguientes</w:t>
      </w:r>
      <w:r w:rsidR="004A51FB" w:rsidRPr="00BD62C4">
        <w:rPr>
          <w:rFonts w:ascii="Arial" w:hAnsi="Arial" w:cs="Arial"/>
        </w:rPr>
        <w:t>:</w:t>
      </w:r>
    </w:p>
    <w:p w14:paraId="3994FC64" w14:textId="536600E3" w:rsidR="00CB29BD" w:rsidRPr="00BD62C4" w:rsidRDefault="00CB29BD" w:rsidP="00CB29BD">
      <w:pPr>
        <w:rPr>
          <w:rFonts w:ascii="Arial" w:hAnsi="Arial" w:cs="Arial"/>
        </w:rPr>
      </w:pPr>
      <w:r w:rsidRPr="00BD62C4">
        <w:rPr>
          <w:rFonts w:ascii="Arial" w:hAnsi="Arial" w:cs="Arial"/>
          <w:b/>
          <w:bCs/>
        </w:rPr>
        <w:t xml:space="preserve">Se enciende la Zona </w:t>
      </w:r>
      <w:proofErr w:type="spellStart"/>
      <w:r w:rsidRPr="00BD62C4">
        <w:rPr>
          <w:rFonts w:ascii="Arial" w:hAnsi="Arial" w:cs="Arial"/>
          <w:b/>
          <w:bCs/>
        </w:rPr>
        <w:t>Wi</w:t>
      </w:r>
      <w:proofErr w:type="spellEnd"/>
      <w:r w:rsidRPr="00BD62C4">
        <w:rPr>
          <w:rFonts w:ascii="Arial" w:hAnsi="Arial" w:cs="Arial"/>
          <w:b/>
          <w:bCs/>
        </w:rPr>
        <w:t>-Fi:</w:t>
      </w:r>
      <w:r w:rsidRPr="00BD62C4">
        <w:rPr>
          <w:rFonts w:ascii="Arial" w:hAnsi="Arial" w:cs="Arial"/>
        </w:rPr>
        <w:t xml:space="preserve"> El profesor </w:t>
      </w:r>
      <w:r w:rsidR="004A51FB" w:rsidRPr="00BD62C4">
        <w:rPr>
          <w:rFonts w:ascii="Arial" w:hAnsi="Arial" w:cs="Arial"/>
        </w:rPr>
        <w:t xml:space="preserve">dentro de la aplicación </w:t>
      </w:r>
      <w:r w:rsidRPr="00BD62C4">
        <w:rPr>
          <w:rFonts w:ascii="Arial" w:hAnsi="Arial" w:cs="Arial"/>
        </w:rPr>
        <w:t xml:space="preserve">activa la zona </w:t>
      </w:r>
      <w:proofErr w:type="spellStart"/>
      <w:r w:rsidRPr="00BD62C4">
        <w:rPr>
          <w:rFonts w:ascii="Arial" w:hAnsi="Arial" w:cs="Arial"/>
        </w:rPr>
        <w:t>Wi</w:t>
      </w:r>
      <w:proofErr w:type="spellEnd"/>
      <w:r w:rsidRPr="00BD62C4">
        <w:rPr>
          <w:rFonts w:ascii="Arial" w:hAnsi="Arial" w:cs="Arial"/>
        </w:rPr>
        <w:t>-Fi en su dispositivo en el momento que considere adecuado tomar la asistencia.</w:t>
      </w:r>
    </w:p>
    <w:p w14:paraId="23A366D1" w14:textId="15921C32" w:rsidR="00CB29BD" w:rsidRPr="00BD62C4" w:rsidRDefault="00CB29BD" w:rsidP="00CB29BD">
      <w:pPr>
        <w:rPr>
          <w:rFonts w:ascii="Arial" w:hAnsi="Arial" w:cs="Arial"/>
        </w:rPr>
      </w:pPr>
      <w:r w:rsidRPr="00BD62C4">
        <w:rPr>
          <w:rFonts w:ascii="Arial" w:hAnsi="Arial" w:cs="Arial"/>
          <w:b/>
          <w:bCs/>
        </w:rPr>
        <w:t>Conexión de los Estudiantes:</w:t>
      </w:r>
      <w:r w:rsidRPr="00BD62C4">
        <w:rPr>
          <w:rFonts w:ascii="Arial" w:hAnsi="Arial" w:cs="Arial"/>
        </w:rPr>
        <w:t xml:space="preserve"> Los estudiantes se conectan a la zona </w:t>
      </w:r>
      <w:proofErr w:type="spellStart"/>
      <w:r w:rsidRPr="00BD62C4">
        <w:rPr>
          <w:rFonts w:ascii="Arial" w:hAnsi="Arial" w:cs="Arial"/>
        </w:rPr>
        <w:t>Wi</w:t>
      </w:r>
      <w:proofErr w:type="spellEnd"/>
      <w:r w:rsidRPr="00BD62C4">
        <w:rPr>
          <w:rFonts w:ascii="Arial" w:hAnsi="Arial" w:cs="Arial"/>
        </w:rPr>
        <w:t>-Fi</w:t>
      </w:r>
      <w:r w:rsidR="004A51FB" w:rsidRPr="00BD62C4">
        <w:rPr>
          <w:rFonts w:ascii="Arial" w:hAnsi="Arial" w:cs="Arial"/>
        </w:rPr>
        <w:t xml:space="preserve"> del</w:t>
      </w:r>
      <w:r w:rsidR="00ED0B57" w:rsidRPr="00BD62C4">
        <w:rPr>
          <w:rFonts w:ascii="Arial" w:hAnsi="Arial" w:cs="Arial"/>
        </w:rPr>
        <w:t xml:space="preserve"> profesor</w:t>
      </w:r>
      <w:r w:rsidRPr="00BD62C4">
        <w:rPr>
          <w:rFonts w:ascii="Arial" w:hAnsi="Arial" w:cs="Arial"/>
        </w:rPr>
        <w:t xml:space="preserve"> con sus dispositivos</w:t>
      </w:r>
      <w:r w:rsidR="00DD7257" w:rsidRPr="00BD62C4">
        <w:rPr>
          <w:rFonts w:ascii="Arial" w:hAnsi="Arial" w:cs="Arial"/>
        </w:rPr>
        <w:t xml:space="preserve">, </w:t>
      </w:r>
      <w:r w:rsidR="00ED0B57" w:rsidRPr="00BD62C4">
        <w:rPr>
          <w:rFonts w:ascii="Arial" w:hAnsi="Arial" w:cs="Arial"/>
        </w:rPr>
        <w:t xml:space="preserve">para los estudiantes que no puedan conectar se a la zona </w:t>
      </w:r>
      <w:proofErr w:type="spellStart"/>
      <w:r w:rsidR="00ED0B57" w:rsidRPr="00BD62C4">
        <w:rPr>
          <w:rFonts w:ascii="Arial" w:hAnsi="Arial" w:cs="Arial"/>
        </w:rPr>
        <w:t>Wi</w:t>
      </w:r>
      <w:proofErr w:type="spellEnd"/>
      <w:r w:rsidR="00ED0B57" w:rsidRPr="00BD62C4">
        <w:rPr>
          <w:rFonts w:ascii="Arial" w:hAnsi="Arial" w:cs="Arial"/>
        </w:rPr>
        <w:t xml:space="preserve">-Fi, </w:t>
      </w:r>
      <w:r w:rsidRPr="00BD62C4">
        <w:rPr>
          <w:rFonts w:ascii="Arial" w:hAnsi="Arial" w:cs="Arial"/>
        </w:rPr>
        <w:t>el reporte final es editable para poder marcar como presente a un alumno que este justificado o que no tenga teléfono.</w:t>
      </w:r>
    </w:p>
    <w:p w14:paraId="4BF0A3A2" w14:textId="10D49EE6" w:rsidR="004B62CB" w:rsidRPr="00BD62C4" w:rsidRDefault="00D52E5B" w:rsidP="004B62CB">
      <w:pPr>
        <w:rPr>
          <w:rFonts w:ascii="Arial" w:hAnsi="Arial" w:cs="Arial"/>
          <w:b/>
          <w:bCs/>
        </w:rPr>
      </w:pPr>
      <w:r w:rsidRPr="00BD62C4">
        <w:rPr>
          <w:rFonts w:ascii="Arial" w:hAnsi="Arial" w:cs="Arial"/>
          <w:b/>
          <w:bCs/>
        </w:rPr>
        <w:t>Registro automático de asistencia</w:t>
      </w:r>
      <w:r w:rsidR="004B62CB" w:rsidRPr="00BD62C4">
        <w:rPr>
          <w:rFonts w:ascii="Arial" w:hAnsi="Arial" w:cs="Arial"/>
          <w:b/>
          <w:bCs/>
        </w:rPr>
        <w:t xml:space="preserve">: </w:t>
      </w:r>
      <w:r w:rsidR="004B62CB" w:rsidRPr="00BD62C4">
        <w:rPr>
          <w:rFonts w:ascii="Arial" w:hAnsi="Arial" w:cs="Arial"/>
        </w:rPr>
        <w:t>Luego de que los estudiantes se conectan</w:t>
      </w:r>
      <w:r w:rsidR="004B62CB" w:rsidRPr="00BD62C4">
        <w:rPr>
          <w:rFonts w:ascii="Arial" w:hAnsi="Arial" w:cs="Arial"/>
          <w:b/>
          <w:bCs/>
        </w:rPr>
        <w:t xml:space="preserve"> </w:t>
      </w:r>
      <w:r w:rsidR="004B62CB" w:rsidRPr="00BD62C4">
        <w:rPr>
          <w:rFonts w:ascii="Arial" w:hAnsi="Arial" w:cs="Arial"/>
        </w:rPr>
        <w:t xml:space="preserve">a la zona </w:t>
      </w:r>
      <w:proofErr w:type="spellStart"/>
      <w:r w:rsidR="004B62CB" w:rsidRPr="00BD62C4">
        <w:rPr>
          <w:rFonts w:ascii="Arial" w:hAnsi="Arial" w:cs="Arial"/>
        </w:rPr>
        <w:t>Wi</w:t>
      </w:r>
      <w:proofErr w:type="spellEnd"/>
      <w:r w:rsidR="004B62CB" w:rsidRPr="00BD62C4">
        <w:rPr>
          <w:rFonts w:ascii="Arial" w:hAnsi="Arial" w:cs="Arial"/>
        </w:rPr>
        <w:t>-Fi del profesor</w:t>
      </w:r>
      <w:r w:rsidR="001A7EB8" w:rsidRPr="00BD62C4">
        <w:rPr>
          <w:rFonts w:ascii="Arial" w:hAnsi="Arial" w:cs="Arial"/>
        </w:rPr>
        <w:t>,</w:t>
      </w:r>
      <w:r w:rsidR="004B62CB" w:rsidRPr="00BD62C4">
        <w:rPr>
          <w:rFonts w:ascii="Arial" w:hAnsi="Arial" w:cs="Arial"/>
        </w:rPr>
        <w:t xml:space="preserve"> </w:t>
      </w:r>
      <w:r w:rsidR="001A7EB8" w:rsidRPr="00BD62C4">
        <w:rPr>
          <w:rFonts w:ascii="Arial" w:hAnsi="Arial" w:cs="Arial"/>
        </w:rPr>
        <w:t>la aplicación del profesor debe</w:t>
      </w:r>
      <w:r w:rsidR="004B62CB" w:rsidRPr="00BD62C4">
        <w:rPr>
          <w:rFonts w:ascii="Arial" w:hAnsi="Arial" w:cs="Arial"/>
        </w:rPr>
        <w:t xml:space="preserve"> detecta</w:t>
      </w:r>
      <w:r w:rsidR="001A7EB8" w:rsidRPr="00BD62C4">
        <w:rPr>
          <w:rFonts w:ascii="Arial" w:hAnsi="Arial" w:cs="Arial"/>
        </w:rPr>
        <w:t>r</w:t>
      </w:r>
      <w:r w:rsidR="004B62CB" w:rsidRPr="00BD62C4">
        <w:rPr>
          <w:rFonts w:ascii="Arial" w:hAnsi="Arial" w:cs="Arial"/>
        </w:rPr>
        <w:t xml:space="preserve"> los dispositivos conectados</w:t>
      </w:r>
      <w:r w:rsidR="001A7EB8" w:rsidRPr="00BD62C4">
        <w:rPr>
          <w:rFonts w:ascii="Arial" w:hAnsi="Arial" w:cs="Arial"/>
        </w:rPr>
        <w:t xml:space="preserve"> para</w:t>
      </w:r>
      <w:r w:rsidR="004B62CB" w:rsidRPr="00BD62C4">
        <w:rPr>
          <w:rFonts w:ascii="Arial" w:hAnsi="Arial" w:cs="Arial"/>
        </w:rPr>
        <w:t xml:space="preserve"> </w:t>
      </w:r>
      <w:r w:rsidR="001A7EB8" w:rsidRPr="00BD62C4">
        <w:rPr>
          <w:rFonts w:ascii="Arial" w:hAnsi="Arial" w:cs="Arial"/>
        </w:rPr>
        <w:t>seguidamente</w:t>
      </w:r>
      <w:r w:rsidR="004B62CB" w:rsidRPr="00BD62C4">
        <w:rPr>
          <w:rFonts w:ascii="Arial" w:hAnsi="Arial" w:cs="Arial"/>
        </w:rPr>
        <w:t xml:space="preserve"> compara</w:t>
      </w:r>
      <w:r w:rsidR="001A7EB8" w:rsidRPr="00BD62C4">
        <w:rPr>
          <w:rFonts w:ascii="Arial" w:hAnsi="Arial" w:cs="Arial"/>
        </w:rPr>
        <w:t>r</w:t>
      </w:r>
      <w:r w:rsidR="004B62CB" w:rsidRPr="00BD62C4">
        <w:rPr>
          <w:rFonts w:ascii="Arial" w:hAnsi="Arial" w:cs="Arial"/>
        </w:rPr>
        <w:t xml:space="preserve"> l</w:t>
      </w:r>
      <w:r w:rsidR="00E261DE" w:rsidRPr="00BD62C4">
        <w:rPr>
          <w:rFonts w:ascii="Arial" w:hAnsi="Arial" w:cs="Arial"/>
        </w:rPr>
        <w:t>o</w:t>
      </w:r>
      <w:r w:rsidR="004B62CB" w:rsidRPr="00BD62C4">
        <w:rPr>
          <w:rFonts w:ascii="Arial" w:hAnsi="Arial" w:cs="Arial"/>
        </w:rPr>
        <w:t xml:space="preserve">s </w:t>
      </w:r>
      <w:r w:rsidR="00E261DE" w:rsidRPr="00BD62C4">
        <w:rPr>
          <w:rFonts w:ascii="Arial" w:hAnsi="Arial" w:cs="Arial"/>
        </w:rPr>
        <w:t>números de carnet</w:t>
      </w:r>
      <w:r w:rsidR="004B62CB" w:rsidRPr="00BD62C4">
        <w:rPr>
          <w:rFonts w:ascii="Arial" w:hAnsi="Arial" w:cs="Arial"/>
        </w:rPr>
        <w:t xml:space="preserve"> de </w:t>
      </w:r>
      <w:r w:rsidR="00D31045" w:rsidRPr="00BD62C4">
        <w:rPr>
          <w:rFonts w:ascii="Arial" w:hAnsi="Arial" w:cs="Arial"/>
        </w:rPr>
        <w:t xml:space="preserve">las cuentas </w:t>
      </w:r>
      <w:r w:rsidR="004B62CB" w:rsidRPr="00BD62C4">
        <w:rPr>
          <w:rFonts w:ascii="Arial" w:hAnsi="Arial" w:cs="Arial"/>
        </w:rPr>
        <w:t>con la lista de</w:t>
      </w:r>
      <w:r w:rsidR="00A209EB" w:rsidRPr="00BD62C4">
        <w:rPr>
          <w:rFonts w:ascii="Arial" w:hAnsi="Arial" w:cs="Arial"/>
        </w:rPr>
        <w:t xml:space="preserve"> </w:t>
      </w:r>
      <w:r w:rsidR="00040B32" w:rsidRPr="00BD62C4">
        <w:rPr>
          <w:rFonts w:ascii="Arial" w:hAnsi="Arial" w:cs="Arial"/>
        </w:rPr>
        <w:t>carnets</w:t>
      </w:r>
      <w:r w:rsidR="004B62CB" w:rsidRPr="00BD62C4">
        <w:rPr>
          <w:rFonts w:ascii="Arial" w:hAnsi="Arial" w:cs="Arial"/>
        </w:rPr>
        <w:t xml:space="preserve"> de estudiantes esperados para la clase.</w:t>
      </w:r>
    </w:p>
    <w:p w14:paraId="2FF2DA3C" w14:textId="7FE023F5" w:rsidR="0092598D" w:rsidRPr="00BD62C4" w:rsidRDefault="0092598D" w:rsidP="0092598D">
      <w:pPr>
        <w:rPr>
          <w:rFonts w:ascii="Arial" w:hAnsi="Arial" w:cs="Arial"/>
        </w:rPr>
      </w:pPr>
      <w:r w:rsidRPr="00BD62C4">
        <w:rPr>
          <w:rFonts w:ascii="Arial" w:hAnsi="Arial" w:cs="Arial"/>
          <w:b/>
          <w:bCs/>
        </w:rPr>
        <w:t>Clasificación de Asistencia:</w:t>
      </w:r>
      <w:r w:rsidRPr="00BD62C4">
        <w:rPr>
          <w:rFonts w:ascii="Arial" w:hAnsi="Arial" w:cs="Arial"/>
        </w:rPr>
        <w:t xml:space="preserve"> La aplicación clasifica automáticamente a los estudiantes en “presentes” o “ausentes” basándose en </w:t>
      </w:r>
      <w:r w:rsidR="001A7EB8" w:rsidRPr="00BD62C4">
        <w:rPr>
          <w:rFonts w:ascii="Arial" w:hAnsi="Arial" w:cs="Arial"/>
        </w:rPr>
        <w:t xml:space="preserve">la comparación de los </w:t>
      </w:r>
      <w:r w:rsidRPr="00BD62C4">
        <w:rPr>
          <w:rFonts w:ascii="Arial" w:hAnsi="Arial" w:cs="Arial"/>
        </w:rPr>
        <w:t xml:space="preserve">dispositivos están conectados a la </w:t>
      </w:r>
      <w:proofErr w:type="spellStart"/>
      <w:r w:rsidRPr="00BD62C4">
        <w:rPr>
          <w:rFonts w:ascii="Arial" w:hAnsi="Arial" w:cs="Arial"/>
        </w:rPr>
        <w:t>Wi</w:t>
      </w:r>
      <w:proofErr w:type="spellEnd"/>
      <w:r w:rsidRPr="00BD62C4">
        <w:rPr>
          <w:rFonts w:ascii="Arial" w:hAnsi="Arial" w:cs="Arial"/>
        </w:rPr>
        <w:t>-Fi</w:t>
      </w:r>
      <w:r w:rsidR="001A7EB8" w:rsidRPr="00BD62C4">
        <w:rPr>
          <w:rFonts w:ascii="Arial" w:hAnsi="Arial" w:cs="Arial"/>
        </w:rPr>
        <w:t xml:space="preserve"> con la lista de estudiantes esperados</w:t>
      </w:r>
      <w:r w:rsidRPr="00BD62C4">
        <w:rPr>
          <w:rFonts w:ascii="Arial" w:hAnsi="Arial" w:cs="Arial"/>
        </w:rPr>
        <w:t>.</w:t>
      </w:r>
    </w:p>
    <w:p w14:paraId="2B94026F" w14:textId="4A51CB26" w:rsidR="00DD7257" w:rsidRPr="00BD62C4" w:rsidRDefault="00CB29BD" w:rsidP="00CB29BD">
      <w:pPr>
        <w:rPr>
          <w:rFonts w:ascii="Arial" w:hAnsi="Arial" w:cs="Arial"/>
          <w:b/>
          <w:bCs/>
        </w:rPr>
      </w:pPr>
      <w:r w:rsidRPr="00BD62C4">
        <w:rPr>
          <w:rFonts w:ascii="Arial" w:hAnsi="Arial" w:cs="Arial"/>
          <w:b/>
          <w:bCs/>
        </w:rPr>
        <w:t xml:space="preserve">Notificaciones </w:t>
      </w:r>
      <w:r w:rsidR="00082836" w:rsidRPr="00BD62C4">
        <w:rPr>
          <w:rFonts w:ascii="Arial" w:hAnsi="Arial" w:cs="Arial"/>
          <w:b/>
          <w:bCs/>
        </w:rPr>
        <w:t>de dispositivos no autorizados</w:t>
      </w:r>
      <w:r w:rsidRPr="00BD62C4">
        <w:rPr>
          <w:rFonts w:ascii="Arial" w:hAnsi="Arial" w:cs="Arial"/>
          <w:b/>
          <w:bCs/>
        </w:rPr>
        <w:t>:</w:t>
      </w:r>
      <w:r w:rsidR="001A7EB8" w:rsidRPr="00BD62C4">
        <w:rPr>
          <w:rFonts w:ascii="Arial" w:hAnsi="Arial" w:cs="Arial"/>
          <w:b/>
          <w:bCs/>
        </w:rPr>
        <w:t xml:space="preserve"> </w:t>
      </w:r>
      <w:r w:rsidRPr="00BD62C4">
        <w:rPr>
          <w:rFonts w:ascii="Arial" w:hAnsi="Arial" w:cs="Arial"/>
        </w:rPr>
        <w:t>La aplicación proporcionar</w:t>
      </w:r>
      <w:r w:rsidR="00082836" w:rsidRPr="00BD62C4">
        <w:rPr>
          <w:rFonts w:ascii="Arial" w:hAnsi="Arial" w:cs="Arial"/>
        </w:rPr>
        <w:t>a</w:t>
      </w:r>
      <w:r w:rsidRPr="00BD62C4">
        <w:rPr>
          <w:rFonts w:ascii="Arial" w:hAnsi="Arial" w:cs="Arial"/>
        </w:rPr>
        <w:t xml:space="preserve"> notificaciones al profesor en caso de que haya dispositivos conectados que no estén</w:t>
      </w:r>
      <w:r w:rsidR="00082836" w:rsidRPr="00BD62C4">
        <w:rPr>
          <w:rFonts w:ascii="Arial" w:hAnsi="Arial" w:cs="Arial"/>
        </w:rPr>
        <w:t xml:space="preserve"> en la lista de estudiantes esperados</w:t>
      </w:r>
      <w:r w:rsidRPr="00BD62C4">
        <w:rPr>
          <w:rFonts w:ascii="Arial" w:hAnsi="Arial" w:cs="Arial"/>
        </w:rPr>
        <w:t xml:space="preserve">. Esto </w:t>
      </w:r>
      <w:r w:rsidR="00082836" w:rsidRPr="00BD62C4">
        <w:rPr>
          <w:rFonts w:ascii="Arial" w:hAnsi="Arial" w:cs="Arial"/>
        </w:rPr>
        <w:t>indicaría</w:t>
      </w:r>
      <w:r w:rsidRPr="00BD62C4">
        <w:rPr>
          <w:rFonts w:ascii="Arial" w:hAnsi="Arial" w:cs="Arial"/>
        </w:rPr>
        <w:t xml:space="preserve"> la presencia de dispositivos no autorizados en la clase</w:t>
      </w:r>
      <w:r w:rsidR="00082836" w:rsidRPr="00BD62C4">
        <w:rPr>
          <w:rFonts w:ascii="Arial" w:hAnsi="Arial" w:cs="Arial"/>
        </w:rPr>
        <w:t xml:space="preserve"> y el sistema de la aplicación deberá expulsarlos</w:t>
      </w:r>
      <w:r w:rsidRPr="00BD62C4">
        <w:rPr>
          <w:rFonts w:ascii="Arial" w:hAnsi="Arial" w:cs="Arial"/>
        </w:rPr>
        <w:t>.</w:t>
      </w:r>
    </w:p>
    <w:p w14:paraId="7B46649B" w14:textId="15355959" w:rsidR="00966023" w:rsidRPr="00BD62C4" w:rsidRDefault="00CB29BD" w:rsidP="00966023">
      <w:pPr>
        <w:rPr>
          <w:rFonts w:ascii="Arial" w:hAnsi="Arial" w:cs="Arial"/>
        </w:rPr>
      </w:pPr>
      <w:r w:rsidRPr="00BD62C4">
        <w:rPr>
          <w:rFonts w:ascii="Arial" w:hAnsi="Arial" w:cs="Arial"/>
          <w:b/>
          <w:bCs/>
        </w:rPr>
        <w:t>Generación de Reportes:</w:t>
      </w:r>
      <w:r w:rsidRPr="00BD62C4">
        <w:rPr>
          <w:rFonts w:ascii="Arial" w:hAnsi="Arial" w:cs="Arial"/>
        </w:rPr>
        <w:t xml:space="preserve"> </w:t>
      </w:r>
      <w:r w:rsidR="00082836" w:rsidRPr="00BD62C4">
        <w:rPr>
          <w:rFonts w:ascii="Arial" w:hAnsi="Arial" w:cs="Arial"/>
        </w:rPr>
        <w:t xml:space="preserve">Cuando al profesor le parezca correcto podrá pedir a </w:t>
      </w:r>
      <w:r w:rsidRPr="00BD62C4">
        <w:rPr>
          <w:rFonts w:ascii="Arial" w:hAnsi="Arial" w:cs="Arial"/>
        </w:rPr>
        <w:t>la aplicación genera</w:t>
      </w:r>
      <w:r w:rsidR="00082836" w:rsidRPr="00BD62C4">
        <w:rPr>
          <w:rFonts w:ascii="Arial" w:hAnsi="Arial" w:cs="Arial"/>
        </w:rPr>
        <w:t>r</w:t>
      </w:r>
      <w:r w:rsidRPr="00BD62C4">
        <w:rPr>
          <w:rFonts w:ascii="Arial" w:hAnsi="Arial" w:cs="Arial"/>
        </w:rPr>
        <w:t xml:space="preserve"> un reporte </w:t>
      </w:r>
      <w:r w:rsidR="00082836" w:rsidRPr="00BD62C4">
        <w:rPr>
          <w:rFonts w:ascii="Arial" w:hAnsi="Arial" w:cs="Arial"/>
        </w:rPr>
        <w:t>con la</w:t>
      </w:r>
      <w:r w:rsidRPr="00BD62C4">
        <w:rPr>
          <w:rFonts w:ascii="Arial" w:hAnsi="Arial" w:cs="Arial"/>
        </w:rPr>
        <w:t xml:space="preserve"> asistencia que puede ser exportado o guardado automáticamente.</w:t>
      </w:r>
    </w:p>
    <w:p w14:paraId="741E7D55" w14:textId="2D40A2F3" w:rsidR="00966023" w:rsidRPr="00BD62C4" w:rsidRDefault="00966023" w:rsidP="00CB29BD">
      <w:pPr>
        <w:rPr>
          <w:rFonts w:ascii="Arial" w:hAnsi="Arial" w:cs="Arial"/>
          <w:b/>
          <w:bCs/>
        </w:rPr>
      </w:pPr>
      <w:r w:rsidRPr="00BD62C4">
        <w:rPr>
          <w:rFonts w:ascii="Arial" w:hAnsi="Arial" w:cs="Arial"/>
          <w:b/>
          <w:bCs/>
        </w:rPr>
        <w:t>Sincronización con el Servidor:</w:t>
      </w:r>
      <w:r w:rsidR="001A7EB8" w:rsidRPr="00BD62C4">
        <w:rPr>
          <w:rFonts w:ascii="Arial" w:hAnsi="Arial" w:cs="Arial"/>
          <w:b/>
          <w:bCs/>
        </w:rPr>
        <w:t xml:space="preserve"> </w:t>
      </w:r>
      <w:r w:rsidRPr="00BD62C4">
        <w:rPr>
          <w:rFonts w:ascii="Arial" w:hAnsi="Arial" w:cs="Arial"/>
        </w:rPr>
        <w:t>Cuando el maestro tenga el reporte de la asistencia, la aplicación puede sincronizar el registro de asistencia con el servidor para almacenar y generación de reportes históricos.</w:t>
      </w:r>
    </w:p>
    <w:p w14:paraId="0349631B" w14:textId="423BF4AB" w:rsidR="00D52E5B" w:rsidRPr="00BD62C4" w:rsidRDefault="00CB29BD" w:rsidP="00072D9B">
      <w:pPr>
        <w:rPr>
          <w:rFonts w:ascii="Arial" w:hAnsi="Arial" w:cs="Arial"/>
        </w:rPr>
      </w:pPr>
      <w:r w:rsidRPr="00BD62C4">
        <w:rPr>
          <w:rFonts w:ascii="Arial" w:hAnsi="Arial" w:cs="Arial"/>
        </w:rPr>
        <w:t xml:space="preserve">Para generar un reporte de asistencia en formato Excel con la aplicación propuesta, se deben recopilar los datos de asistencia durante la clase, calcular el porcentaje de asistencia, y luego utilizar una biblioteca o módulo de software para generar un archivo Excel programáticamente. Este archivo debe incluir una plantilla con columnas para el registro de </w:t>
      </w:r>
      <w:r w:rsidRPr="00BD62C4">
        <w:rPr>
          <w:rFonts w:ascii="Arial" w:hAnsi="Arial" w:cs="Arial"/>
        </w:rPr>
        <w:lastRenderedPageBreak/>
        <w:t>los estudiantes presentes/ausentes/justificado además la opción de sexo, así como una columna adicional para mostrar el porcentaje de asistencia de la clase. Una vez completado, el reporte puede ser exportado desde la aplicación, ofreciendo opciones para guardar automáticamente el archivo en el dispositivo para luego compartirlo.</w:t>
      </w:r>
    </w:p>
    <w:p w14:paraId="7B49C783" w14:textId="14079E1C" w:rsidR="00F54761" w:rsidRPr="00BD62C4" w:rsidRDefault="007E7296" w:rsidP="005F2782">
      <w:pPr>
        <w:jc w:val="center"/>
        <w:rPr>
          <w:rFonts w:ascii="Arial" w:hAnsi="Arial" w:cs="Arial"/>
          <w:b/>
          <w:bCs/>
          <w:sz w:val="28"/>
          <w:szCs w:val="28"/>
        </w:rPr>
      </w:pPr>
      <w:r w:rsidRPr="00BD62C4">
        <w:rPr>
          <w:rFonts w:ascii="Arial" w:hAnsi="Arial" w:cs="Arial"/>
          <w:b/>
          <w:bCs/>
          <w:sz w:val="28"/>
          <w:szCs w:val="28"/>
        </w:rPr>
        <w:t>Requerimientos</w:t>
      </w:r>
      <w:r w:rsidR="007A2156" w:rsidRPr="00BD62C4">
        <w:rPr>
          <w:rFonts w:ascii="Arial" w:hAnsi="Arial" w:cs="Arial"/>
          <w:b/>
          <w:bCs/>
          <w:sz w:val="28"/>
          <w:szCs w:val="28"/>
        </w:rPr>
        <w:t xml:space="preserve"> del sistema</w:t>
      </w:r>
    </w:p>
    <w:p w14:paraId="62015791" w14:textId="2B95C1A6" w:rsidR="007E7296" w:rsidRPr="00BD62C4" w:rsidRDefault="007E7296" w:rsidP="009E5827">
      <w:pPr>
        <w:pStyle w:val="Prrafodelista"/>
        <w:numPr>
          <w:ilvl w:val="0"/>
          <w:numId w:val="21"/>
        </w:numPr>
        <w:rPr>
          <w:rFonts w:ascii="Arial" w:hAnsi="Arial" w:cs="Arial"/>
          <w:b/>
          <w:bCs/>
          <w:sz w:val="24"/>
          <w:szCs w:val="24"/>
        </w:rPr>
      </w:pPr>
      <w:r w:rsidRPr="00BD62C4">
        <w:rPr>
          <w:rFonts w:ascii="Arial" w:hAnsi="Arial" w:cs="Arial"/>
          <w:b/>
          <w:bCs/>
          <w:sz w:val="24"/>
          <w:szCs w:val="24"/>
        </w:rPr>
        <w:t xml:space="preserve">Requerimientos </w:t>
      </w:r>
      <w:r w:rsidR="00C57B4D" w:rsidRPr="00BD62C4">
        <w:rPr>
          <w:rFonts w:ascii="Arial" w:hAnsi="Arial" w:cs="Arial"/>
          <w:b/>
          <w:bCs/>
          <w:sz w:val="24"/>
          <w:szCs w:val="24"/>
        </w:rPr>
        <w:t>funcionales:</w:t>
      </w:r>
    </w:p>
    <w:p w14:paraId="48902BC0" w14:textId="77777777" w:rsidR="00E37D98" w:rsidRPr="00BD62C4" w:rsidRDefault="005F2782" w:rsidP="009E5827">
      <w:pPr>
        <w:pStyle w:val="Prrafodelista"/>
        <w:numPr>
          <w:ilvl w:val="0"/>
          <w:numId w:val="8"/>
        </w:numPr>
        <w:spacing w:line="276" w:lineRule="auto"/>
        <w:rPr>
          <w:rFonts w:ascii="Arial" w:hAnsi="Arial" w:cs="Arial"/>
          <w:b/>
          <w:bCs/>
        </w:rPr>
      </w:pPr>
      <w:r w:rsidRPr="00BD62C4">
        <w:rPr>
          <w:rFonts w:ascii="Arial" w:hAnsi="Arial" w:cs="Arial"/>
          <w:b/>
          <w:bCs/>
        </w:rPr>
        <w:t>Registro de Asistencia:</w:t>
      </w:r>
    </w:p>
    <w:p w14:paraId="435C3AFD" w14:textId="1B98ABBC" w:rsidR="00E37D98" w:rsidRPr="00BD62C4" w:rsidRDefault="00A745E0" w:rsidP="00E37D98">
      <w:pPr>
        <w:rPr>
          <w:rFonts w:ascii="Arial" w:hAnsi="Arial" w:cs="Arial"/>
        </w:rPr>
      </w:pPr>
      <w:r w:rsidRPr="00BD62C4">
        <w:rPr>
          <w:rFonts w:ascii="Arial" w:hAnsi="Arial" w:cs="Arial"/>
        </w:rPr>
        <w:t xml:space="preserve">La aplicación </w:t>
      </w:r>
      <w:r w:rsidR="008240A3" w:rsidRPr="00BD62C4">
        <w:rPr>
          <w:rFonts w:ascii="Arial" w:hAnsi="Arial" w:cs="Arial"/>
        </w:rPr>
        <w:t>permitirá</w:t>
      </w:r>
      <w:r w:rsidR="007760BB" w:rsidRPr="00BD62C4">
        <w:rPr>
          <w:rFonts w:ascii="Arial" w:hAnsi="Arial" w:cs="Arial"/>
        </w:rPr>
        <w:t xml:space="preserve"> el r</w:t>
      </w:r>
      <w:r w:rsidR="005F2782" w:rsidRPr="00BD62C4">
        <w:rPr>
          <w:rFonts w:ascii="Arial" w:hAnsi="Arial" w:cs="Arial"/>
        </w:rPr>
        <w:t>egistro</w:t>
      </w:r>
      <w:r w:rsidR="004A3888" w:rsidRPr="00BD62C4">
        <w:rPr>
          <w:rFonts w:ascii="Arial" w:hAnsi="Arial" w:cs="Arial"/>
        </w:rPr>
        <w:t xml:space="preserve"> de asistencia</w:t>
      </w:r>
      <w:r w:rsidR="007760BB" w:rsidRPr="00BD62C4">
        <w:rPr>
          <w:rFonts w:ascii="Arial" w:hAnsi="Arial" w:cs="Arial"/>
        </w:rPr>
        <w:t xml:space="preserve"> de forma</w:t>
      </w:r>
      <w:r w:rsidR="005F2782" w:rsidRPr="00BD62C4">
        <w:rPr>
          <w:rFonts w:ascii="Arial" w:hAnsi="Arial" w:cs="Arial"/>
        </w:rPr>
        <w:t xml:space="preserve"> automátic</w:t>
      </w:r>
      <w:r w:rsidR="00F715DE" w:rsidRPr="00BD62C4">
        <w:rPr>
          <w:rFonts w:ascii="Arial" w:hAnsi="Arial" w:cs="Arial"/>
        </w:rPr>
        <w:t>a</w:t>
      </w:r>
      <w:r w:rsidR="004A3888" w:rsidRPr="00BD62C4">
        <w:rPr>
          <w:rFonts w:ascii="Arial" w:hAnsi="Arial" w:cs="Arial"/>
        </w:rPr>
        <w:t xml:space="preserve"> y permitirá </w:t>
      </w:r>
      <w:r w:rsidR="00AF1205" w:rsidRPr="00BD62C4">
        <w:rPr>
          <w:rFonts w:ascii="Arial" w:hAnsi="Arial" w:cs="Arial"/>
        </w:rPr>
        <w:t>editar los reportes</w:t>
      </w:r>
      <w:r w:rsidR="005166DD" w:rsidRPr="00BD62C4">
        <w:rPr>
          <w:rFonts w:ascii="Arial" w:hAnsi="Arial" w:cs="Arial"/>
        </w:rPr>
        <w:t xml:space="preserve">. </w:t>
      </w:r>
    </w:p>
    <w:p w14:paraId="5DEB3CF0" w14:textId="77777777" w:rsidR="00E37D98" w:rsidRPr="00BD62C4" w:rsidRDefault="00E37D98" w:rsidP="009E5827">
      <w:pPr>
        <w:pStyle w:val="Prrafodelista"/>
        <w:numPr>
          <w:ilvl w:val="0"/>
          <w:numId w:val="8"/>
        </w:numPr>
        <w:spacing w:line="276" w:lineRule="auto"/>
        <w:rPr>
          <w:rFonts w:ascii="Arial" w:hAnsi="Arial" w:cs="Arial"/>
          <w:b/>
          <w:bCs/>
        </w:rPr>
      </w:pPr>
      <w:r w:rsidRPr="00BD62C4">
        <w:rPr>
          <w:rFonts w:ascii="Arial" w:hAnsi="Arial" w:cs="Arial"/>
          <w:b/>
          <w:bCs/>
        </w:rPr>
        <w:t>Gestión de Usuarios:</w:t>
      </w:r>
    </w:p>
    <w:p w14:paraId="6E3428CA" w14:textId="3BECB853" w:rsidR="005F2782" w:rsidRPr="00BD62C4" w:rsidRDefault="00196981" w:rsidP="005F2782">
      <w:pPr>
        <w:rPr>
          <w:rFonts w:ascii="Arial" w:hAnsi="Arial" w:cs="Arial"/>
        </w:rPr>
      </w:pPr>
      <w:r w:rsidRPr="00BD62C4">
        <w:rPr>
          <w:rFonts w:ascii="Arial" w:hAnsi="Arial" w:cs="Arial"/>
        </w:rPr>
        <w:t xml:space="preserve">La aplicación debe contar con </w:t>
      </w:r>
      <w:r w:rsidR="00BB4537" w:rsidRPr="00BD62C4">
        <w:rPr>
          <w:rFonts w:ascii="Arial" w:hAnsi="Arial" w:cs="Arial"/>
        </w:rPr>
        <w:t>g</w:t>
      </w:r>
      <w:r w:rsidR="005F2782" w:rsidRPr="00BD62C4">
        <w:rPr>
          <w:rFonts w:ascii="Arial" w:hAnsi="Arial" w:cs="Arial"/>
        </w:rPr>
        <w:t>estión de perfiles de usuario con diferentes roles (profesor</w:t>
      </w:r>
      <w:r w:rsidR="00B82892" w:rsidRPr="00BD62C4">
        <w:rPr>
          <w:rFonts w:ascii="Arial" w:hAnsi="Arial" w:cs="Arial"/>
        </w:rPr>
        <w:t xml:space="preserve"> y</w:t>
      </w:r>
      <w:r w:rsidR="005F2782" w:rsidRPr="00BD62C4">
        <w:rPr>
          <w:rFonts w:ascii="Arial" w:hAnsi="Arial" w:cs="Arial"/>
        </w:rPr>
        <w:t xml:space="preserve"> estudiante).</w:t>
      </w:r>
      <w:r w:rsidR="00173DB1" w:rsidRPr="00BD62C4">
        <w:rPr>
          <w:rFonts w:ascii="Arial" w:hAnsi="Arial" w:cs="Arial"/>
        </w:rPr>
        <w:t xml:space="preserve"> El c</w:t>
      </w:r>
      <w:r w:rsidR="005F2782" w:rsidRPr="00BD62C4">
        <w:rPr>
          <w:rFonts w:ascii="Arial" w:hAnsi="Arial" w:cs="Arial"/>
        </w:rPr>
        <w:t xml:space="preserve">ontrol de acceso </w:t>
      </w:r>
      <w:r w:rsidR="00173DB1" w:rsidRPr="00BD62C4">
        <w:rPr>
          <w:rFonts w:ascii="Arial" w:hAnsi="Arial" w:cs="Arial"/>
        </w:rPr>
        <w:t xml:space="preserve">debe estar </w:t>
      </w:r>
      <w:r w:rsidR="005F2782" w:rsidRPr="00BD62C4">
        <w:rPr>
          <w:rFonts w:ascii="Arial" w:hAnsi="Arial" w:cs="Arial"/>
        </w:rPr>
        <w:t>basado en</w:t>
      </w:r>
      <w:r w:rsidR="00173DB1" w:rsidRPr="00BD62C4">
        <w:rPr>
          <w:rFonts w:ascii="Arial" w:hAnsi="Arial" w:cs="Arial"/>
        </w:rPr>
        <w:t xml:space="preserve"> esos</w:t>
      </w:r>
      <w:r w:rsidR="005F2782" w:rsidRPr="00BD62C4">
        <w:rPr>
          <w:rFonts w:ascii="Arial" w:hAnsi="Arial" w:cs="Arial"/>
        </w:rPr>
        <w:t xml:space="preserve"> roles para garantizar la seguridad.</w:t>
      </w:r>
    </w:p>
    <w:p w14:paraId="4B0A6E28" w14:textId="77777777" w:rsidR="005F2782" w:rsidRPr="00BD62C4" w:rsidRDefault="005F2782" w:rsidP="009E5827">
      <w:pPr>
        <w:pStyle w:val="Prrafodelista"/>
        <w:numPr>
          <w:ilvl w:val="0"/>
          <w:numId w:val="8"/>
        </w:numPr>
        <w:spacing w:line="276" w:lineRule="auto"/>
        <w:rPr>
          <w:rFonts w:ascii="Arial" w:hAnsi="Arial" w:cs="Arial"/>
          <w:b/>
          <w:bCs/>
        </w:rPr>
      </w:pPr>
      <w:r w:rsidRPr="00BD62C4">
        <w:rPr>
          <w:rFonts w:ascii="Arial" w:hAnsi="Arial" w:cs="Arial"/>
          <w:b/>
          <w:bCs/>
        </w:rPr>
        <w:t>Informes y Análisis:</w:t>
      </w:r>
    </w:p>
    <w:p w14:paraId="6D6FA3EC" w14:textId="3F1736C0" w:rsidR="005F2782" w:rsidRPr="00BD62C4" w:rsidRDefault="00770365" w:rsidP="005F2782">
      <w:pPr>
        <w:rPr>
          <w:rFonts w:ascii="Arial" w:hAnsi="Arial" w:cs="Arial"/>
        </w:rPr>
      </w:pPr>
      <w:r w:rsidRPr="00BD62C4">
        <w:rPr>
          <w:rFonts w:ascii="Arial" w:hAnsi="Arial" w:cs="Arial"/>
        </w:rPr>
        <w:t xml:space="preserve">El sistema </w:t>
      </w:r>
      <w:r w:rsidR="005F6645" w:rsidRPr="00BD62C4">
        <w:rPr>
          <w:rFonts w:ascii="Arial" w:hAnsi="Arial" w:cs="Arial"/>
        </w:rPr>
        <w:t xml:space="preserve">tendrá que realizar </w:t>
      </w:r>
      <w:r w:rsidR="007332CB" w:rsidRPr="00BD62C4">
        <w:rPr>
          <w:rFonts w:ascii="Arial" w:hAnsi="Arial" w:cs="Arial"/>
        </w:rPr>
        <w:t>la g</w:t>
      </w:r>
      <w:r w:rsidR="005F2782" w:rsidRPr="00BD62C4">
        <w:rPr>
          <w:rFonts w:ascii="Arial" w:hAnsi="Arial" w:cs="Arial"/>
        </w:rPr>
        <w:t xml:space="preserve">eneración de informes semanales sobre </w:t>
      </w:r>
      <w:r w:rsidR="0011044C" w:rsidRPr="00BD62C4">
        <w:rPr>
          <w:rFonts w:ascii="Arial" w:hAnsi="Arial" w:cs="Arial"/>
        </w:rPr>
        <w:t>asistencia. Con la c</w:t>
      </w:r>
      <w:r w:rsidR="005F2782" w:rsidRPr="00BD62C4">
        <w:rPr>
          <w:rFonts w:ascii="Arial" w:hAnsi="Arial" w:cs="Arial"/>
        </w:rPr>
        <w:t>apacidad para analizar patrones de asistencia y detectar tendencias</w:t>
      </w:r>
      <w:r w:rsidR="00F75BE1" w:rsidRPr="00BD62C4">
        <w:rPr>
          <w:rFonts w:ascii="Arial" w:hAnsi="Arial" w:cs="Arial"/>
        </w:rPr>
        <w:t xml:space="preserve"> para ayudar con </w:t>
      </w:r>
      <w:r w:rsidR="001C6BEB" w:rsidRPr="00BD62C4">
        <w:rPr>
          <w:rFonts w:ascii="Arial" w:hAnsi="Arial" w:cs="Arial"/>
        </w:rPr>
        <w:t>el seguimiento</w:t>
      </w:r>
      <w:r w:rsidR="005F2782" w:rsidRPr="00BD62C4">
        <w:rPr>
          <w:rFonts w:ascii="Arial" w:hAnsi="Arial" w:cs="Arial"/>
        </w:rPr>
        <w:t>.</w:t>
      </w:r>
      <w:r w:rsidR="0096292E" w:rsidRPr="00BD62C4">
        <w:rPr>
          <w:rFonts w:ascii="Arial" w:hAnsi="Arial" w:cs="Arial"/>
        </w:rPr>
        <w:t xml:space="preserve"> Los registros que tendrá</w:t>
      </w:r>
      <w:r w:rsidR="00F4666F" w:rsidRPr="00BD62C4">
        <w:rPr>
          <w:rFonts w:ascii="Arial" w:hAnsi="Arial" w:cs="Arial"/>
        </w:rPr>
        <w:t xml:space="preserve">n los informes </w:t>
      </w:r>
      <w:r w:rsidR="00700C14" w:rsidRPr="00BD62C4">
        <w:rPr>
          <w:rFonts w:ascii="Arial" w:hAnsi="Arial" w:cs="Arial"/>
        </w:rPr>
        <w:t>serán el</w:t>
      </w:r>
      <w:r w:rsidR="00FB4228" w:rsidRPr="00BD62C4">
        <w:rPr>
          <w:rFonts w:ascii="Arial" w:hAnsi="Arial" w:cs="Arial"/>
        </w:rPr>
        <w:t xml:space="preserve"> </w:t>
      </w:r>
      <w:r w:rsidR="00B249C2" w:rsidRPr="00BD62C4">
        <w:rPr>
          <w:rFonts w:ascii="Arial" w:hAnsi="Arial" w:cs="Arial"/>
        </w:rPr>
        <w:t>carnet</w:t>
      </w:r>
      <w:r w:rsidR="00FB4228" w:rsidRPr="00BD62C4">
        <w:rPr>
          <w:rFonts w:ascii="Arial" w:hAnsi="Arial" w:cs="Arial"/>
        </w:rPr>
        <w:t>,</w:t>
      </w:r>
      <w:r w:rsidR="00700C14" w:rsidRPr="00BD62C4">
        <w:rPr>
          <w:rFonts w:ascii="Arial" w:hAnsi="Arial" w:cs="Arial"/>
        </w:rPr>
        <w:t xml:space="preserve"> nombre completo del estudiante</w:t>
      </w:r>
      <w:r w:rsidR="005D51F4" w:rsidRPr="00BD62C4">
        <w:rPr>
          <w:rFonts w:ascii="Arial" w:hAnsi="Arial" w:cs="Arial"/>
        </w:rPr>
        <w:t xml:space="preserve">, sexo, día que se </w:t>
      </w:r>
      <w:r w:rsidR="00277C57" w:rsidRPr="00BD62C4">
        <w:rPr>
          <w:rFonts w:ascii="Arial" w:hAnsi="Arial" w:cs="Arial"/>
        </w:rPr>
        <w:t>realizó</w:t>
      </w:r>
      <w:r w:rsidR="00222AD7" w:rsidRPr="00BD62C4">
        <w:rPr>
          <w:rFonts w:ascii="Arial" w:hAnsi="Arial" w:cs="Arial"/>
        </w:rPr>
        <w:t xml:space="preserve"> la asistencia y la </w:t>
      </w:r>
      <w:r w:rsidR="003C7DAB" w:rsidRPr="00BD62C4">
        <w:rPr>
          <w:rFonts w:ascii="Arial" w:hAnsi="Arial" w:cs="Arial"/>
        </w:rPr>
        <w:t xml:space="preserve">calificación de la </w:t>
      </w:r>
      <w:r w:rsidR="00222AD7" w:rsidRPr="00BD62C4">
        <w:rPr>
          <w:rFonts w:ascii="Arial" w:hAnsi="Arial" w:cs="Arial"/>
        </w:rPr>
        <w:t>asistencia</w:t>
      </w:r>
      <w:r w:rsidR="003C7DAB" w:rsidRPr="00BD62C4">
        <w:rPr>
          <w:rFonts w:ascii="Arial" w:hAnsi="Arial" w:cs="Arial"/>
        </w:rPr>
        <w:t xml:space="preserve"> (</w:t>
      </w:r>
      <w:r w:rsidR="006477FF" w:rsidRPr="00BD62C4">
        <w:rPr>
          <w:rFonts w:ascii="Arial" w:hAnsi="Arial" w:cs="Arial"/>
        </w:rPr>
        <w:t>presentes/ausentes/justificado</w:t>
      </w:r>
      <w:r w:rsidR="003C7DAB" w:rsidRPr="00BD62C4">
        <w:rPr>
          <w:rFonts w:ascii="Arial" w:hAnsi="Arial" w:cs="Arial"/>
        </w:rPr>
        <w:t>)</w:t>
      </w:r>
      <w:r w:rsidR="003E26D0" w:rsidRPr="00BD62C4">
        <w:rPr>
          <w:rFonts w:ascii="Arial" w:hAnsi="Arial" w:cs="Arial"/>
        </w:rPr>
        <w:t xml:space="preserve"> y el porcentaje de </w:t>
      </w:r>
      <w:r w:rsidR="00307FF1" w:rsidRPr="00BD62C4">
        <w:rPr>
          <w:rFonts w:ascii="Arial" w:hAnsi="Arial" w:cs="Arial"/>
        </w:rPr>
        <w:t>estudiantes</w:t>
      </w:r>
      <w:r w:rsidR="003C7DAB" w:rsidRPr="00BD62C4">
        <w:rPr>
          <w:rFonts w:ascii="Arial" w:hAnsi="Arial" w:cs="Arial"/>
        </w:rPr>
        <w:t>.</w:t>
      </w:r>
    </w:p>
    <w:p w14:paraId="4D753653" w14:textId="1F7E5BB3" w:rsidR="00451E4D" w:rsidRPr="00BD62C4" w:rsidRDefault="00451E4D" w:rsidP="009E5827">
      <w:pPr>
        <w:pStyle w:val="Prrafodelista"/>
        <w:numPr>
          <w:ilvl w:val="0"/>
          <w:numId w:val="8"/>
        </w:numPr>
        <w:spacing w:line="276" w:lineRule="auto"/>
        <w:rPr>
          <w:rFonts w:ascii="Arial" w:hAnsi="Arial" w:cs="Arial"/>
          <w:b/>
          <w:bCs/>
        </w:rPr>
      </w:pPr>
      <w:r w:rsidRPr="00BD62C4">
        <w:rPr>
          <w:rFonts w:ascii="Arial" w:hAnsi="Arial" w:cs="Arial"/>
          <w:b/>
          <w:bCs/>
        </w:rPr>
        <w:t xml:space="preserve">Edición de </w:t>
      </w:r>
      <w:r w:rsidR="00214E8A" w:rsidRPr="00BD62C4">
        <w:rPr>
          <w:rFonts w:ascii="Arial" w:hAnsi="Arial" w:cs="Arial"/>
          <w:b/>
          <w:bCs/>
        </w:rPr>
        <w:t>reporte</w:t>
      </w:r>
      <w:r w:rsidR="00951DCF" w:rsidRPr="00BD62C4">
        <w:rPr>
          <w:rFonts w:ascii="Arial" w:hAnsi="Arial" w:cs="Arial"/>
          <w:b/>
          <w:bCs/>
        </w:rPr>
        <w:t>:</w:t>
      </w:r>
    </w:p>
    <w:p w14:paraId="52E97ABE" w14:textId="41DE9CB2" w:rsidR="007151F0" w:rsidRPr="00BD62C4" w:rsidRDefault="00592953" w:rsidP="005F2782">
      <w:pPr>
        <w:rPr>
          <w:rFonts w:ascii="Arial" w:hAnsi="Arial" w:cs="Arial"/>
        </w:rPr>
      </w:pPr>
      <w:r w:rsidRPr="00BD62C4">
        <w:rPr>
          <w:rFonts w:ascii="Arial" w:hAnsi="Arial" w:cs="Arial"/>
        </w:rPr>
        <w:t xml:space="preserve">El sistema debe permitir al docente editar el </w:t>
      </w:r>
      <w:r w:rsidR="00970663" w:rsidRPr="00BD62C4">
        <w:rPr>
          <w:rFonts w:ascii="Arial" w:hAnsi="Arial" w:cs="Arial"/>
        </w:rPr>
        <w:t>reporte</w:t>
      </w:r>
      <w:r w:rsidRPr="00BD62C4">
        <w:rPr>
          <w:rFonts w:ascii="Arial" w:hAnsi="Arial" w:cs="Arial"/>
        </w:rPr>
        <w:t xml:space="preserve"> generado</w:t>
      </w:r>
      <w:r w:rsidR="00E947B5" w:rsidRPr="00BD62C4">
        <w:rPr>
          <w:rFonts w:ascii="Arial" w:hAnsi="Arial" w:cs="Arial"/>
        </w:rPr>
        <w:t xml:space="preserve"> para incluir a los estudiantes justificados o sin dispositivo.</w:t>
      </w:r>
    </w:p>
    <w:p w14:paraId="69AE7A5C" w14:textId="77777777" w:rsidR="00DC7125" w:rsidRPr="00BD62C4" w:rsidRDefault="00DC7125" w:rsidP="009E5827">
      <w:pPr>
        <w:pStyle w:val="Prrafodelista"/>
        <w:numPr>
          <w:ilvl w:val="0"/>
          <w:numId w:val="8"/>
        </w:numPr>
        <w:spacing w:line="276" w:lineRule="auto"/>
        <w:rPr>
          <w:rFonts w:ascii="Arial" w:hAnsi="Arial" w:cs="Arial"/>
          <w:b/>
          <w:bCs/>
        </w:rPr>
      </w:pPr>
      <w:r w:rsidRPr="00BD62C4">
        <w:rPr>
          <w:rFonts w:ascii="Arial" w:hAnsi="Arial" w:cs="Arial"/>
          <w:b/>
          <w:bCs/>
        </w:rPr>
        <w:t>Notificar sobre dispositivos no autorizados:</w:t>
      </w:r>
    </w:p>
    <w:p w14:paraId="65364A28" w14:textId="46BC0388" w:rsidR="0085674C" w:rsidRPr="00BD62C4" w:rsidRDefault="00146850" w:rsidP="00DC7125">
      <w:pPr>
        <w:spacing w:line="276" w:lineRule="auto"/>
        <w:rPr>
          <w:rFonts w:ascii="Arial" w:hAnsi="Arial" w:cs="Arial"/>
        </w:rPr>
      </w:pPr>
      <w:r w:rsidRPr="00BD62C4">
        <w:rPr>
          <w:rFonts w:ascii="Arial" w:hAnsi="Arial" w:cs="Arial"/>
        </w:rPr>
        <w:t>El</w:t>
      </w:r>
      <w:r w:rsidR="00DC7125" w:rsidRPr="00BD62C4">
        <w:rPr>
          <w:rFonts w:ascii="Arial" w:hAnsi="Arial" w:cs="Arial"/>
        </w:rPr>
        <w:t xml:space="preserve"> sistema deberá notificar </w:t>
      </w:r>
      <w:r w:rsidR="009F07F4" w:rsidRPr="00BD62C4">
        <w:rPr>
          <w:rFonts w:ascii="Arial" w:hAnsi="Arial" w:cs="Arial"/>
        </w:rPr>
        <w:t xml:space="preserve">al docente </w:t>
      </w:r>
      <w:r w:rsidR="00DC7125" w:rsidRPr="00BD62C4">
        <w:rPr>
          <w:rFonts w:ascii="Arial" w:hAnsi="Arial" w:cs="Arial"/>
        </w:rPr>
        <w:t xml:space="preserve">sobre </w:t>
      </w:r>
      <w:r w:rsidR="009F07F4" w:rsidRPr="00BD62C4">
        <w:rPr>
          <w:rFonts w:ascii="Arial" w:hAnsi="Arial" w:cs="Arial"/>
        </w:rPr>
        <w:t xml:space="preserve">los dispositivos </w:t>
      </w:r>
      <w:r w:rsidR="00621A65" w:rsidRPr="00BD62C4">
        <w:rPr>
          <w:rFonts w:ascii="Arial" w:hAnsi="Arial" w:cs="Arial"/>
        </w:rPr>
        <w:t xml:space="preserve">no </w:t>
      </w:r>
      <w:r w:rsidRPr="00BD62C4">
        <w:rPr>
          <w:rFonts w:ascii="Arial" w:hAnsi="Arial" w:cs="Arial"/>
        </w:rPr>
        <w:t>autorizados</w:t>
      </w:r>
      <w:r w:rsidR="00C0194D" w:rsidRPr="00BD62C4">
        <w:rPr>
          <w:rFonts w:ascii="Arial" w:hAnsi="Arial" w:cs="Arial"/>
        </w:rPr>
        <w:t xml:space="preserve"> y expulsarlos</w:t>
      </w:r>
      <w:r w:rsidR="00761702" w:rsidRPr="00BD62C4">
        <w:rPr>
          <w:rFonts w:ascii="Arial" w:hAnsi="Arial" w:cs="Arial"/>
        </w:rPr>
        <w:t>.</w:t>
      </w:r>
    </w:p>
    <w:p w14:paraId="3E91D364" w14:textId="3374BDA7" w:rsidR="00122DBF" w:rsidRPr="00BD62C4" w:rsidRDefault="00122DBF" w:rsidP="009E5827">
      <w:pPr>
        <w:pStyle w:val="Prrafodelista"/>
        <w:numPr>
          <w:ilvl w:val="0"/>
          <w:numId w:val="8"/>
        </w:numPr>
        <w:spacing w:line="276" w:lineRule="auto"/>
        <w:rPr>
          <w:rFonts w:ascii="Arial" w:hAnsi="Arial" w:cs="Arial"/>
          <w:b/>
          <w:bCs/>
        </w:rPr>
      </w:pPr>
      <w:r w:rsidRPr="00BD62C4">
        <w:rPr>
          <w:rFonts w:ascii="Arial" w:hAnsi="Arial" w:cs="Arial"/>
          <w:b/>
          <w:bCs/>
        </w:rPr>
        <w:t>Creación</w:t>
      </w:r>
      <w:r w:rsidR="008D5995" w:rsidRPr="00BD62C4">
        <w:rPr>
          <w:rFonts w:ascii="Arial" w:hAnsi="Arial" w:cs="Arial"/>
          <w:b/>
          <w:bCs/>
        </w:rPr>
        <w:t>/</w:t>
      </w:r>
      <w:r w:rsidR="00953206" w:rsidRPr="00BD62C4">
        <w:rPr>
          <w:rFonts w:ascii="Arial" w:hAnsi="Arial" w:cs="Arial"/>
          <w:b/>
          <w:bCs/>
        </w:rPr>
        <w:t>Edición/</w:t>
      </w:r>
      <w:r w:rsidR="000C6621" w:rsidRPr="00BD62C4">
        <w:rPr>
          <w:rFonts w:ascii="Arial" w:hAnsi="Arial" w:cs="Arial"/>
          <w:b/>
          <w:bCs/>
        </w:rPr>
        <w:t>Eliminar</w:t>
      </w:r>
      <w:r w:rsidR="00953206" w:rsidRPr="00BD62C4">
        <w:rPr>
          <w:rFonts w:ascii="Arial" w:hAnsi="Arial" w:cs="Arial"/>
          <w:b/>
          <w:bCs/>
        </w:rPr>
        <w:t xml:space="preserve"> </w:t>
      </w:r>
      <w:r w:rsidRPr="00BD62C4">
        <w:rPr>
          <w:rFonts w:ascii="Arial" w:hAnsi="Arial" w:cs="Arial"/>
          <w:b/>
          <w:bCs/>
        </w:rPr>
        <w:t>de materias:</w:t>
      </w:r>
    </w:p>
    <w:p w14:paraId="49F3E4D0" w14:textId="52FA7D3D" w:rsidR="00122DBF" w:rsidRPr="00BD62C4" w:rsidRDefault="006D42C9" w:rsidP="00122DBF">
      <w:pPr>
        <w:spacing w:line="276" w:lineRule="auto"/>
        <w:rPr>
          <w:rFonts w:ascii="Arial" w:hAnsi="Arial" w:cs="Arial"/>
        </w:rPr>
      </w:pPr>
      <w:r w:rsidRPr="00BD62C4">
        <w:rPr>
          <w:rFonts w:ascii="Arial" w:hAnsi="Arial" w:cs="Arial"/>
        </w:rPr>
        <w:t>El docente</w:t>
      </w:r>
      <w:r w:rsidR="00774FEA" w:rsidRPr="00BD62C4">
        <w:rPr>
          <w:rFonts w:ascii="Arial" w:hAnsi="Arial" w:cs="Arial"/>
        </w:rPr>
        <w:t xml:space="preserve"> </w:t>
      </w:r>
      <w:r w:rsidR="009864A3" w:rsidRPr="00BD62C4">
        <w:rPr>
          <w:rFonts w:ascii="Arial" w:hAnsi="Arial" w:cs="Arial"/>
        </w:rPr>
        <w:t>debe poder crear</w:t>
      </w:r>
      <w:r w:rsidR="00ED40B1" w:rsidRPr="00BD62C4">
        <w:rPr>
          <w:rFonts w:ascii="Arial" w:hAnsi="Arial" w:cs="Arial"/>
        </w:rPr>
        <w:t xml:space="preserve"> </w:t>
      </w:r>
      <w:r w:rsidR="006552AE" w:rsidRPr="00BD62C4">
        <w:rPr>
          <w:rFonts w:ascii="Arial" w:hAnsi="Arial" w:cs="Arial"/>
        </w:rPr>
        <w:t xml:space="preserve">distintos </w:t>
      </w:r>
      <w:r w:rsidR="00ED40B1" w:rsidRPr="00BD62C4">
        <w:rPr>
          <w:rFonts w:ascii="Arial" w:hAnsi="Arial" w:cs="Arial"/>
        </w:rPr>
        <w:t>apart</w:t>
      </w:r>
      <w:r w:rsidR="006552AE" w:rsidRPr="00BD62C4">
        <w:rPr>
          <w:rFonts w:ascii="Arial" w:hAnsi="Arial" w:cs="Arial"/>
        </w:rPr>
        <w:t>ados para las</w:t>
      </w:r>
      <w:r w:rsidR="009864A3" w:rsidRPr="00BD62C4">
        <w:rPr>
          <w:rFonts w:ascii="Arial" w:hAnsi="Arial" w:cs="Arial"/>
        </w:rPr>
        <w:t xml:space="preserve"> </w:t>
      </w:r>
      <w:r w:rsidR="00F70FEE" w:rsidRPr="00BD62C4">
        <w:rPr>
          <w:rFonts w:ascii="Arial" w:hAnsi="Arial" w:cs="Arial"/>
        </w:rPr>
        <w:t>mater</w:t>
      </w:r>
      <w:r w:rsidR="003E4B55" w:rsidRPr="00BD62C4">
        <w:rPr>
          <w:rFonts w:ascii="Arial" w:hAnsi="Arial" w:cs="Arial"/>
        </w:rPr>
        <w:t>i</w:t>
      </w:r>
      <w:r w:rsidR="00F70FEE" w:rsidRPr="00BD62C4">
        <w:rPr>
          <w:rFonts w:ascii="Arial" w:hAnsi="Arial" w:cs="Arial"/>
        </w:rPr>
        <w:t>a</w:t>
      </w:r>
      <w:r w:rsidR="00954152" w:rsidRPr="00BD62C4">
        <w:rPr>
          <w:rFonts w:ascii="Arial" w:hAnsi="Arial" w:cs="Arial"/>
        </w:rPr>
        <w:t>s</w:t>
      </w:r>
      <w:r w:rsidR="00C0194D" w:rsidRPr="00BD62C4">
        <w:rPr>
          <w:rFonts w:ascii="Arial" w:hAnsi="Arial" w:cs="Arial"/>
        </w:rPr>
        <w:t xml:space="preserve"> que el imparta</w:t>
      </w:r>
      <w:r w:rsidR="00637771" w:rsidRPr="00BD62C4">
        <w:rPr>
          <w:rFonts w:ascii="Arial" w:hAnsi="Arial" w:cs="Arial"/>
        </w:rPr>
        <w:t>, la aplicación le p</w:t>
      </w:r>
      <w:r w:rsidR="00BE33BB" w:rsidRPr="00BD62C4">
        <w:rPr>
          <w:rFonts w:ascii="Arial" w:hAnsi="Arial" w:cs="Arial"/>
        </w:rPr>
        <w:t xml:space="preserve">roporcionara </w:t>
      </w:r>
      <w:r w:rsidR="00677C0C" w:rsidRPr="00BD62C4">
        <w:rPr>
          <w:rFonts w:ascii="Arial" w:hAnsi="Arial" w:cs="Arial"/>
        </w:rPr>
        <w:t>los nombres de las carreras, el grado</w:t>
      </w:r>
      <w:r w:rsidR="004C26EE" w:rsidRPr="00BD62C4">
        <w:rPr>
          <w:rFonts w:ascii="Arial" w:hAnsi="Arial" w:cs="Arial"/>
        </w:rPr>
        <w:t>, nombre de</w:t>
      </w:r>
      <w:r w:rsidR="00650983" w:rsidRPr="00BD62C4">
        <w:rPr>
          <w:rFonts w:ascii="Arial" w:hAnsi="Arial" w:cs="Arial"/>
        </w:rPr>
        <w:t xml:space="preserve"> las asignatura</w:t>
      </w:r>
      <w:r w:rsidR="007673FC" w:rsidRPr="00BD62C4">
        <w:rPr>
          <w:rFonts w:ascii="Arial" w:hAnsi="Arial" w:cs="Arial"/>
        </w:rPr>
        <w:t>s</w:t>
      </w:r>
      <w:r w:rsidR="00C071DF" w:rsidRPr="00BD62C4">
        <w:rPr>
          <w:rFonts w:ascii="Arial" w:hAnsi="Arial" w:cs="Arial"/>
        </w:rPr>
        <w:t>,</w:t>
      </w:r>
      <w:r w:rsidR="007673FC" w:rsidRPr="00BD62C4">
        <w:rPr>
          <w:rFonts w:ascii="Arial" w:hAnsi="Arial" w:cs="Arial"/>
        </w:rPr>
        <w:t xml:space="preserve"> las modalidades</w:t>
      </w:r>
      <w:r w:rsidR="00C071DF" w:rsidRPr="00BD62C4">
        <w:rPr>
          <w:rFonts w:ascii="Arial" w:hAnsi="Arial" w:cs="Arial"/>
        </w:rPr>
        <w:t xml:space="preserve"> y turno</w:t>
      </w:r>
      <w:r w:rsidR="007673FC" w:rsidRPr="00BD62C4">
        <w:rPr>
          <w:rFonts w:ascii="Arial" w:hAnsi="Arial" w:cs="Arial"/>
        </w:rPr>
        <w:t xml:space="preserve"> para que el profesor las seleccione</w:t>
      </w:r>
      <w:r w:rsidR="000E4359" w:rsidRPr="00BD62C4">
        <w:rPr>
          <w:rFonts w:ascii="Arial" w:hAnsi="Arial" w:cs="Arial"/>
        </w:rPr>
        <w:t>.</w:t>
      </w:r>
    </w:p>
    <w:p w14:paraId="4BDEB2E9" w14:textId="46FD82EF" w:rsidR="005D0953" w:rsidRPr="00BD62C4" w:rsidRDefault="002B65BE" w:rsidP="00122DBF">
      <w:pPr>
        <w:spacing w:line="276" w:lineRule="auto"/>
        <w:rPr>
          <w:rFonts w:ascii="Arial" w:hAnsi="Arial" w:cs="Arial"/>
        </w:rPr>
      </w:pPr>
      <w:r w:rsidRPr="00BD62C4">
        <w:rPr>
          <w:rFonts w:ascii="Arial" w:hAnsi="Arial" w:cs="Arial"/>
        </w:rPr>
        <w:t>El</w:t>
      </w:r>
      <w:r w:rsidR="007050F0" w:rsidRPr="00BD62C4">
        <w:rPr>
          <w:rFonts w:ascii="Arial" w:hAnsi="Arial" w:cs="Arial"/>
        </w:rPr>
        <w:t xml:space="preserve"> docente podrá </w:t>
      </w:r>
      <w:r w:rsidR="00845BD0" w:rsidRPr="00BD62C4">
        <w:rPr>
          <w:rFonts w:ascii="Arial" w:hAnsi="Arial" w:cs="Arial"/>
        </w:rPr>
        <w:t xml:space="preserve">editar </w:t>
      </w:r>
      <w:r w:rsidR="001B1B00" w:rsidRPr="00BD62C4">
        <w:rPr>
          <w:rFonts w:ascii="Arial" w:hAnsi="Arial" w:cs="Arial"/>
        </w:rPr>
        <w:t xml:space="preserve">las </w:t>
      </w:r>
      <w:r w:rsidR="008F4774" w:rsidRPr="00BD62C4">
        <w:rPr>
          <w:rFonts w:ascii="Arial" w:hAnsi="Arial" w:cs="Arial"/>
        </w:rPr>
        <w:t xml:space="preserve">materias </w:t>
      </w:r>
      <w:r w:rsidR="00845BD0" w:rsidRPr="00BD62C4">
        <w:rPr>
          <w:rFonts w:ascii="Arial" w:hAnsi="Arial" w:cs="Arial"/>
        </w:rPr>
        <w:t xml:space="preserve">que el </w:t>
      </w:r>
      <w:r w:rsidR="00504D03" w:rsidRPr="00BD62C4">
        <w:rPr>
          <w:rFonts w:ascii="Arial" w:hAnsi="Arial" w:cs="Arial"/>
        </w:rPr>
        <w:t xml:space="preserve">creo en caso de </w:t>
      </w:r>
      <w:r w:rsidR="001B1B00" w:rsidRPr="00BD62C4">
        <w:rPr>
          <w:rFonts w:ascii="Arial" w:hAnsi="Arial" w:cs="Arial"/>
        </w:rPr>
        <w:t>necesitar</w:t>
      </w:r>
      <w:r w:rsidR="00504D03" w:rsidRPr="00BD62C4">
        <w:rPr>
          <w:rFonts w:ascii="Arial" w:hAnsi="Arial" w:cs="Arial"/>
        </w:rPr>
        <w:t xml:space="preserve"> cambios.</w:t>
      </w:r>
      <w:r w:rsidR="006B16D4" w:rsidRPr="00BD62C4">
        <w:rPr>
          <w:rFonts w:ascii="Arial" w:hAnsi="Arial" w:cs="Arial"/>
        </w:rPr>
        <w:t xml:space="preserve"> Y también </w:t>
      </w:r>
      <w:r w:rsidR="0027243F" w:rsidRPr="00BD62C4">
        <w:rPr>
          <w:rFonts w:ascii="Arial" w:hAnsi="Arial" w:cs="Arial"/>
        </w:rPr>
        <w:t xml:space="preserve">puede </w:t>
      </w:r>
      <w:r w:rsidR="00ED677E" w:rsidRPr="00BD62C4">
        <w:rPr>
          <w:rFonts w:ascii="Arial" w:hAnsi="Arial" w:cs="Arial"/>
        </w:rPr>
        <w:t xml:space="preserve">eliminar </w:t>
      </w:r>
      <w:r w:rsidR="008F4774" w:rsidRPr="00BD62C4">
        <w:rPr>
          <w:rFonts w:ascii="Arial" w:hAnsi="Arial" w:cs="Arial"/>
        </w:rPr>
        <w:t xml:space="preserve">las materias </w:t>
      </w:r>
      <w:r w:rsidR="0076301B" w:rsidRPr="00BD62C4">
        <w:rPr>
          <w:rFonts w:ascii="Arial" w:hAnsi="Arial" w:cs="Arial"/>
        </w:rPr>
        <w:t>en caso de que ya no las utilicen.</w:t>
      </w:r>
    </w:p>
    <w:p w14:paraId="56E71C2D" w14:textId="77777777" w:rsidR="007E333B" w:rsidRPr="00BD62C4" w:rsidRDefault="007E333B" w:rsidP="009E5827">
      <w:pPr>
        <w:pStyle w:val="Prrafodelista"/>
        <w:numPr>
          <w:ilvl w:val="0"/>
          <w:numId w:val="8"/>
        </w:numPr>
        <w:spacing w:line="276" w:lineRule="auto"/>
        <w:rPr>
          <w:rFonts w:ascii="Arial" w:hAnsi="Arial" w:cs="Arial"/>
          <w:b/>
          <w:bCs/>
        </w:rPr>
      </w:pPr>
      <w:r w:rsidRPr="00BD62C4">
        <w:rPr>
          <w:rFonts w:ascii="Arial" w:hAnsi="Arial" w:cs="Arial"/>
          <w:b/>
          <w:bCs/>
        </w:rPr>
        <w:t>Selección de materia:</w:t>
      </w:r>
    </w:p>
    <w:p w14:paraId="21969D64" w14:textId="1F3375BE" w:rsidR="007E333B" w:rsidRPr="00BD62C4" w:rsidRDefault="00E0377B" w:rsidP="007E333B">
      <w:pPr>
        <w:spacing w:line="276" w:lineRule="auto"/>
        <w:rPr>
          <w:rFonts w:ascii="Arial" w:hAnsi="Arial" w:cs="Arial"/>
        </w:rPr>
      </w:pPr>
      <w:r w:rsidRPr="00BD62C4">
        <w:rPr>
          <w:rFonts w:ascii="Arial" w:hAnsi="Arial" w:cs="Arial"/>
        </w:rPr>
        <w:t>El docen</w:t>
      </w:r>
      <w:r w:rsidR="00D074E1" w:rsidRPr="00BD62C4">
        <w:rPr>
          <w:rFonts w:ascii="Arial" w:hAnsi="Arial" w:cs="Arial"/>
        </w:rPr>
        <w:t xml:space="preserve">te podrá seleccionar </w:t>
      </w:r>
      <w:r w:rsidR="004946AF" w:rsidRPr="00BD62C4">
        <w:rPr>
          <w:rFonts w:ascii="Arial" w:hAnsi="Arial" w:cs="Arial"/>
        </w:rPr>
        <w:t xml:space="preserve">el apartado de la materia a la que impartirá </w:t>
      </w:r>
      <w:r w:rsidR="00AD3447" w:rsidRPr="00BD62C4">
        <w:rPr>
          <w:rFonts w:ascii="Arial" w:hAnsi="Arial" w:cs="Arial"/>
        </w:rPr>
        <w:t>clase para registrar la asistencia.</w:t>
      </w:r>
    </w:p>
    <w:p w14:paraId="2DF87169" w14:textId="0D0B0951" w:rsidR="008C79E8" w:rsidRPr="00BD62C4" w:rsidRDefault="000C637B" w:rsidP="008C79E8">
      <w:pPr>
        <w:pStyle w:val="Prrafodelista"/>
        <w:numPr>
          <w:ilvl w:val="0"/>
          <w:numId w:val="8"/>
        </w:numPr>
        <w:spacing w:line="276" w:lineRule="auto"/>
        <w:rPr>
          <w:rFonts w:ascii="Arial" w:hAnsi="Arial" w:cs="Arial"/>
          <w:b/>
          <w:bCs/>
        </w:rPr>
      </w:pPr>
      <w:r w:rsidRPr="00BD62C4">
        <w:rPr>
          <w:rFonts w:ascii="Arial" w:hAnsi="Arial" w:cs="Arial"/>
          <w:b/>
          <w:bCs/>
        </w:rPr>
        <w:t>Creación/</w:t>
      </w:r>
      <w:r w:rsidR="00E534E4" w:rsidRPr="00BD62C4">
        <w:rPr>
          <w:rFonts w:ascii="Arial" w:hAnsi="Arial" w:cs="Arial"/>
          <w:b/>
          <w:bCs/>
        </w:rPr>
        <w:t>E</w:t>
      </w:r>
      <w:r w:rsidRPr="00BD62C4">
        <w:rPr>
          <w:rFonts w:ascii="Arial" w:hAnsi="Arial" w:cs="Arial"/>
          <w:b/>
          <w:bCs/>
        </w:rPr>
        <w:t>dición/</w:t>
      </w:r>
      <w:r w:rsidR="00E534E4" w:rsidRPr="00BD62C4">
        <w:rPr>
          <w:rFonts w:ascii="Arial" w:hAnsi="Arial" w:cs="Arial"/>
          <w:b/>
          <w:bCs/>
        </w:rPr>
        <w:t>E</w:t>
      </w:r>
      <w:r w:rsidRPr="00BD62C4">
        <w:rPr>
          <w:rFonts w:ascii="Arial" w:hAnsi="Arial" w:cs="Arial"/>
          <w:b/>
          <w:bCs/>
        </w:rPr>
        <w:t>liminar l</w:t>
      </w:r>
      <w:r w:rsidR="008C79E8" w:rsidRPr="00BD62C4">
        <w:rPr>
          <w:rFonts w:ascii="Arial" w:hAnsi="Arial" w:cs="Arial"/>
          <w:b/>
          <w:bCs/>
        </w:rPr>
        <w:t>ista de estudiantes esperados:</w:t>
      </w:r>
    </w:p>
    <w:p w14:paraId="651DFD5A" w14:textId="39D430FB" w:rsidR="00852D03" w:rsidRPr="00BD62C4" w:rsidRDefault="0005341A" w:rsidP="000133F7">
      <w:pPr>
        <w:spacing w:line="276" w:lineRule="auto"/>
        <w:rPr>
          <w:rFonts w:ascii="Arial" w:hAnsi="Arial" w:cs="Arial"/>
        </w:rPr>
      </w:pPr>
      <w:r w:rsidRPr="00BD62C4">
        <w:rPr>
          <w:rFonts w:ascii="Arial" w:hAnsi="Arial" w:cs="Arial"/>
        </w:rPr>
        <w:t xml:space="preserve">El docente </w:t>
      </w:r>
      <w:r w:rsidR="00E534E4" w:rsidRPr="00BD62C4">
        <w:rPr>
          <w:rFonts w:ascii="Arial" w:hAnsi="Arial" w:cs="Arial"/>
        </w:rPr>
        <w:t xml:space="preserve">podrá </w:t>
      </w:r>
      <w:r w:rsidRPr="00BD62C4">
        <w:rPr>
          <w:rFonts w:ascii="Arial" w:hAnsi="Arial" w:cs="Arial"/>
        </w:rPr>
        <w:t>cr</w:t>
      </w:r>
      <w:r w:rsidR="00B82730" w:rsidRPr="00BD62C4">
        <w:rPr>
          <w:rFonts w:ascii="Arial" w:hAnsi="Arial" w:cs="Arial"/>
        </w:rPr>
        <w:t xml:space="preserve">ear </w:t>
      </w:r>
      <w:r w:rsidR="00804F40" w:rsidRPr="00BD62C4">
        <w:rPr>
          <w:rFonts w:ascii="Arial" w:hAnsi="Arial" w:cs="Arial"/>
        </w:rPr>
        <w:t>una lista</w:t>
      </w:r>
      <w:r w:rsidR="00854EFB" w:rsidRPr="00BD62C4">
        <w:rPr>
          <w:rFonts w:ascii="Arial" w:hAnsi="Arial" w:cs="Arial"/>
        </w:rPr>
        <w:t xml:space="preserve"> con los carnets de los estudiantes</w:t>
      </w:r>
      <w:r w:rsidR="00B82730" w:rsidRPr="00BD62C4">
        <w:rPr>
          <w:rFonts w:ascii="Arial" w:hAnsi="Arial" w:cs="Arial"/>
        </w:rPr>
        <w:t xml:space="preserve"> la cual estará </w:t>
      </w:r>
      <w:r w:rsidR="00F510A6" w:rsidRPr="00BD62C4">
        <w:rPr>
          <w:rFonts w:ascii="Arial" w:hAnsi="Arial" w:cs="Arial"/>
        </w:rPr>
        <w:t xml:space="preserve">guardada en la app con el objetivo </w:t>
      </w:r>
      <w:r w:rsidR="00D118E3" w:rsidRPr="00BD62C4">
        <w:rPr>
          <w:rFonts w:ascii="Arial" w:hAnsi="Arial" w:cs="Arial"/>
        </w:rPr>
        <w:t xml:space="preserve">de </w:t>
      </w:r>
      <w:r w:rsidR="003C320F" w:rsidRPr="00BD62C4">
        <w:rPr>
          <w:rFonts w:ascii="Arial" w:hAnsi="Arial" w:cs="Arial"/>
        </w:rPr>
        <w:t>comparar los</w:t>
      </w:r>
      <w:r w:rsidR="009B571B" w:rsidRPr="00BD62C4">
        <w:rPr>
          <w:rFonts w:ascii="Arial" w:hAnsi="Arial" w:cs="Arial"/>
        </w:rPr>
        <w:t xml:space="preserve"> números de carnet asociados a las cuentas de los </w:t>
      </w:r>
      <w:r w:rsidR="00634632" w:rsidRPr="00BD62C4">
        <w:rPr>
          <w:rFonts w:ascii="Arial" w:hAnsi="Arial" w:cs="Arial"/>
        </w:rPr>
        <w:t xml:space="preserve">dispositivos que estén conectándose </w:t>
      </w:r>
      <w:r w:rsidR="00EA2BC3" w:rsidRPr="00BD62C4">
        <w:rPr>
          <w:rFonts w:ascii="Arial" w:hAnsi="Arial" w:cs="Arial"/>
        </w:rPr>
        <w:t>simultáneamente</w:t>
      </w:r>
      <w:r w:rsidR="00804F40" w:rsidRPr="00BD62C4">
        <w:rPr>
          <w:rFonts w:ascii="Arial" w:hAnsi="Arial" w:cs="Arial"/>
        </w:rPr>
        <w:t xml:space="preserve"> a su zona wifi.</w:t>
      </w:r>
    </w:p>
    <w:p w14:paraId="4957C400" w14:textId="4404298C" w:rsidR="00527B16" w:rsidRPr="00BD62C4" w:rsidRDefault="00902F40" w:rsidP="000133F7">
      <w:pPr>
        <w:spacing w:line="276" w:lineRule="auto"/>
        <w:rPr>
          <w:rFonts w:ascii="Arial" w:hAnsi="Arial" w:cs="Arial"/>
        </w:rPr>
      </w:pPr>
      <w:r w:rsidRPr="00BD62C4">
        <w:rPr>
          <w:rFonts w:ascii="Arial" w:hAnsi="Arial" w:cs="Arial"/>
        </w:rPr>
        <w:lastRenderedPageBreak/>
        <w:t xml:space="preserve">También podrá editar la lista para </w:t>
      </w:r>
      <w:r w:rsidR="00650D33" w:rsidRPr="00BD62C4">
        <w:rPr>
          <w:rFonts w:ascii="Arial" w:hAnsi="Arial" w:cs="Arial"/>
        </w:rPr>
        <w:t xml:space="preserve">añadir </w:t>
      </w:r>
      <w:r w:rsidR="008D16F3" w:rsidRPr="00BD62C4">
        <w:rPr>
          <w:rFonts w:ascii="Arial" w:hAnsi="Arial" w:cs="Arial"/>
        </w:rPr>
        <w:t>o eliminar alumnos</w:t>
      </w:r>
      <w:r w:rsidR="007D7CF0" w:rsidRPr="00BD62C4">
        <w:rPr>
          <w:rFonts w:ascii="Arial" w:hAnsi="Arial" w:cs="Arial"/>
        </w:rPr>
        <w:t>, si el sistema detecta una lista en esa asignatura.</w:t>
      </w:r>
      <w:r w:rsidR="000120C7" w:rsidRPr="00BD62C4">
        <w:rPr>
          <w:rFonts w:ascii="Arial" w:hAnsi="Arial" w:cs="Arial"/>
        </w:rPr>
        <w:t xml:space="preserve"> El </w:t>
      </w:r>
      <w:r w:rsidR="00BD36A9" w:rsidRPr="00BD62C4">
        <w:rPr>
          <w:rFonts w:ascii="Arial" w:hAnsi="Arial" w:cs="Arial"/>
        </w:rPr>
        <w:t xml:space="preserve">docente también tendrá permiso para eliminar </w:t>
      </w:r>
      <w:r w:rsidR="00247378" w:rsidRPr="00BD62C4">
        <w:rPr>
          <w:rFonts w:ascii="Arial" w:hAnsi="Arial" w:cs="Arial"/>
        </w:rPr>
        <w:t>la lista de estudiantes.</w:t>
      </w:r>
    </w:p>
    <w:p w14:paraId="6DC6981E" w14:textId="77777777" w:rsidR="00A07866" w:rsidRPr="00BD62C4" w:rsidRDefault="00A07866" w:rsidP="00A07866">
      <w:pPr>
        <w:pStyle w:val="Prrafodelista"/>
        <w:numPr>
          <w:ilvl w:val="0"/>
          <w:numId w:val="8"/>
        </w:numPr>
        <w:rPr>
          <w:rFonts w:ascii="Arial" w:hAnsi="Arial" w:cs="Arial"/>
          <w:b/>
          <w:bCs/>
        </w:rPr>
      </w:pPr>
      <w:r w:rsidRPr="00BD62C4">
        <w:rPr>
          <w:rFonts w:ascii="Arial" w:hAnsi="Arial" w:cs="Arial"/>
          <w:b/>
          <w:bCs/>
        </w:rPr>
        <w:t>Comparación con lista de estudiantes esperados:</w:t>
      </w:r>
    </w:p>
    <w:p w14:paraId="76C6A62A" w14:textId="308C2E28" w:rsidR="00A07866" w:rsidRPr="00BD62C4" w:rsidRDefault="00A07866" w:rsidP="00A07866">
      <w:pPr>
        <w:spacing w:line="276" w:lineRule="auto"/>
        <w:rPr>
          <w:rFonts w:ascii="Arial" w:hAnsi="Arial" w:cs="Arial"/>
        </w:rPr>
      </w:pPr>
      <w:r w:rsidRPr="00BD62C4">
        <w:rPr>
          <w:rFonts w:ascii="Arial" w:hAnsi="Arial" w:cs="Arial"/>
        </w:rPr>
        <w:t xml:space="preserve">El sistema debe comparar los carnets de los dispositivos conectados con </w:t>
      </w:r>
      <w:r w:rsidR="002E1E25" w:rsidRPr="00BD62C4">
        <w:rPr>
          <w:rFonts w:ascii="Arial" w:hAnsi="Arial" w:cs="Arial"/>
        </w:rPr>
        <w:t xml:space="preserve">los carnets de </w:t>
      </w:r>
      <w:r w:rsidRPr="00BD62C4">
        <w:rPr>
          <w:rFonts w:ascii="Arial" w:hAnsi="Arial" w:cs="Arial"/>
        </w:rPr>
        <w:t>la lista de estudiantes específica para la materia.</w:t>
      </w:r>
    </w:p>
    <w:p w14:paraId="0A8716CB" w14:textId="7F53250F" w:rsidR="00F84B52" w:rsidRPr="00BD62C4" w:rsidRDefault="00F82BF7" w:rsidP="009E5827">
      <w:pPr>
        <w:pStyle w:val="Prrafodelista"/>
        <w:numPr>
          <w:ilvl w:val="0"/>
          <w:numId w:val="8"/>
        </w:numPr>
        <w:spacing w:line="276" w:lineRule="auto"/>
        <w:rPr>
          <w:rFonts w:ascii="Arial" w:hAnsi="Arial" w:cs="Arial"/>
          <w:b/>
          <w:bCs/>
        </w:rPr>
      </w:pPr>
      <w:r w:rsidRPr="00BD62C4">
        <w:rPr>
          <w:rFonts w:ascii="Arial" w:hAnsi="Arial" w:cs="Arial"/>
          <w:b/>
          <w:bCs/>
        </w:rPr>
        <w:t>Almacenar reporte en servidor:</w:t>
      </w:r>
    </w:p>
    <w:p w14:paraId="2583AC5F" w14:textId="757EEEF9" w:rsidR="00F84B52" w:rsidRPr="00BD62C4" w:rsidRDefault="00F84B52" w:rsidP="00116A7E">
      <w:pPr>
        <w:pStyle w:val="Prrafodelista"/>
        <w:ind w:left="0"/>
        <w:rPr>
          <w:rFonts w:ascii="Arial" w:hAnsi="Arial" w:cs="Arial"/>
        </w:rPr>
      </w:pPr>
      <w:r w:rsidRPr="00BD62C4">
        <w:rPr>
          <w:rFonts w:ascii="Arial" w:hAnsi="Arial" w:cs="Arial"/>
        </w:rPr>
        <w:t>Cuando el maestro tenga el reporte de la asistencia, la aplicación puede sincronizar el registro de asistencia con el servidor para almacenar y generación de reportes históricos.</w:t>
      </w:r>
    </w:p>
    <w:p w14:paraId="308D92A2" w14:textId="77777777" w:rsidR="00465E1E" w:rsidRPr="00BD62C4" w:rsidRDefault="00465E1E" w:rsidP="00116A7E">
      <w:pPr>
        <w:pStyle w:val="Prrafodelista"/>
        <w:ind w:left="0"/>
        <w:rPr>
          <w:rFonts w:ascii="Arial" w:hAnsi="Arial" w:cs="Arial"/>
        </w:rPr>
      </w:pPr>
    </w:p>
    <w:p w14:paraId="6DFC553F" w14:textId="77777777" w:rsidR="00465E1E" w:rsidRPr="00BD62C4" w:rsidRDefault="00465E1E" w:rsidP="00465E1E">
      <w:pPr>
        <w:pStyle w:val="Prrafodelista"/>
        <w:numPr>
          <w:ilvl w:val="0"/>
          <w:numId w:val="8"/>
        </w:numPr>
        <w:spacing w:line="276" w:lineRule="auto"/>
        <w:rPr>
          <w:rFonts w:ascii="Arial" w:hAnsi="Arial" w:cs="Arial"/>
          <w:b/>
          <w:bCs/>
        </w:rPr>
      </w:pPr>
      <w:r w:rsidRPr="00BD62C4">
        <w:rPr>
          <w:rFonts w:ascii="Arial" w:hAnsi="Arial" w:cs="Arial"/>
          <w:b/>
          <w:bCs/>
        </w:rPr>
        <w:t>Historial del estudiante:</w:t>
      </w:r>
    </w:p>
    <w:p w14:paraId="1D6C5619" w14:textId="3E549FFA" w:rsidR="00B249C2" w:rsidRPr="00BD62C4" w:rsidRDefault="007B4BD7" w:rsidP="00116A7E">
      <w:pPr>
        <w:pStyle w:val="Prrafodelista"/>
        <w:ind w:left="0"/>
        <w:rPr>
          <w:rFonts w:ascii="Arial" w:hAnsi="Arial" w:cs="Arial"/>
        </w:rPr>
      </w:pPr>
      <w:r w:rsidRPr="00BD62C4">
        <w:rPr>
          <w:rFonts w:ascii="Arial" w:hAnsi="Arial" w:cs="Arial"/>
        </w:rPr>
        <w:t xml:space="preserve">El estudiante podrá visualizar </w:t>
      </w:r>
      <w:r w:rsidR="00722E79" w:rsidRPr="00BD62C4">
        <w:rPr>
          <w:rFonts w:ascii="Arial" w:hAnsi="Arial" w:cs="Arial"/>
        </w:rPr>
        <w:t xml:space="preserve">el historial de </w:t>
      </w:r>
      <w:r w:rsidR="00F36E53" w:rsidRPr="00BD62C4">
        <w:rPr>
          <w:rFonts w:ascii="Arial" w:hAnsi="Arial" w:cs="Arial"/>
        </w:rPr>
        <w:t xml:space="preserve">asistencia de </w:t>
      </w:r>
      <w:r w:rsidR="00722E79" w:rsidRPr="00BD62C4">
        <w:rPr>
          <w:rFonts w:ascii="Arial" w:hAnsi="Arial" w:cs="Arial"/>
        </w:rPr>
        <w:t xml:space="preserve">las asignaturas en las que </w:t>
      </w:r>
      <w:r w:rsidR="00F36E53" w:rsidRPr="00BD62C4">
        <w:rPr>
          <w:rFonts w:ascii="Arial" w:hAnsi="Arial" w:cs="Arial"/>
        </w:rPr>
        <w:t>él</w:t>
      </w:r>
      <w:r w:rsidR="00722E79" w:rsidRPr="00BD62C4">
        <w:rPr>
          <w:rFonts w:ascii="Arial" w:hAnsi="Arial" w:cs="Arial"/>
        </w:rPr>
        <w:t xml:space="preserve"> esta</w:t>
      </w:r>
      <w:r w:rsidR="009462B6" w:rsidRPr="00BD62C4">
        <w:rPr>
          <w:rFonts w:ascii="Arial" w:hAnsi="Arial" w:cs="Arial"/>
        </w:rPr>
        <w:t xml:space="preserve"> anotado.</w:t>
      </w:r>
      <w:r w:rsidR="00722E79" w:rsidRPr="00BD62C4">
        <w:rPr>
          <w:rFonts w:ascii="Arial" w:hAnsi="Arial" w:cs="Arial"/>
        </w:rPr>
        <w:t xml:space="preserve"> </w:t>
      </w:r>
    </w:p>
    <w:p w14:paraId="09A698E3" w14:textId="77777777" w:rsidR="00465E1E" w:rsidRPr="00BD62C4" w:rsidRDefault="00465E1E" w:rsidP="00116A7E">
      <w:pPr>
        <w:pStyle w:val="Prrafodelista"/>
        <w:ind w:left="0"/>
        <w:rPr>
          <w:rFonts w:ascii="Arial" w:hAnsi="Arial" w:cs="Arial"/>
        </w:rPr>
      </w:pPr>
    </w:p>
    <w:p w14:paraId="24B66F23" w14:textId="7091BA8E" w:rsidR="00C57B4D" w:rsidRPr="00BD62C4" w:rsidRDefault="00C57B4D" w:rsidP="009E5827">
      <w:pPr>
        <w:pStyle w:val="Prrafodelista"/>
        <w:numPr>
          <w:ilvl w:val="0"/>
          <w:numId w:val="21"/>
        </w:numPr>
        <w:rPr>
          <w:rFonts w:ascii="Arial" w:hAnsi="Arial" w:cs="Arial"/>
          <w:b/>
          <w:bCs/>
          <w:sz w:val="24"/>
          <w:szCs w:val="24"/>
        </w:rPr>
      </w:pPr>
      <w:r w:rsidRPr="00BD62C4">
        <w:rPr>
          <w:rFonts w:ascii="Arial" w:hAnsi="Arial" w:cs="Arial"/>
          <w:b/>
          <w:bCs/>
          <w:sz w:val="24"/>
          <w:szCs w:val="24"/>
        </w:rPr>
        <w:t>Requerimientos no funcionales:</w:t>
      </w:r>
    </w:p>
    <w:p w14:paraId="0ECB768E" w14:textId="77777777" w:rsidR="009D673A" w:rsidRPr="00BD62C4" w:rsidRDefault="009D673A" w:rsidP="009E5827">
      <w:pPr>
        <w:pStyle w:val="Prrafodelista"/>
        <w:numPr>
          <w:ilvl w:val="0"/>
          <w:numId w:val="9"/>
        </w:numPr>
        <w:spacing w:line="276" w:lineRule="auto"/>
        <w:rPr>
          <w:rFonts w:ascii="Arial" w:hAnsi="Arial" w:cs="Arial"/>
          <w:b/>
          <w:bCs/>
        </w:rPr>
      </w:pPr>
      <w:r w:rsidRPr="00BD62C4">
        <w:rPr>
          <w:rFonts w:ascii="Arial" w:hAnsi="Arial" w:cs="Arial"/>
          <w:b/>
          <w:bCs/>
        </w:rPr>
        <w:t>Seguridad y Privacidad:</w:t>
      </w:r>
    </w:p>
    <w:p w14:paraId="71C03180" w14:textId="2D5766FD" w:rsidR="007C1629" w:rsidRPr="00BD62C4" w:rsidRDefault="00D6066E" w:rsidP="009D673A">
      <w:pPr>
        <w:rPr>
          <w:rFonts w:ascii="Arial" w:hAnsi="Arial" w:cs="Arial"/>
        </w:rPr>
      </w:pPr>
      <w:r w:rsidRPr="00BD62C4">
        <w:rPr>
          <w:rFonts w:ascii="Arial" w:hAnsi="Arial" w:cs="Arial"/>
        </w:rPr>
        <w:t>La aplicación debe garantizar la p</w:t>
      </w:r>
      <w:r w:rsidR="009D673A" w:rsidRPr="00BD62C4">
        <w:rPr>
          <w:rFonts w:ascii="Arial" w:hAnsi="Arial" w:cs="Arial"/>
        </w:rPr>
        <w:t>rotección de datos mediante cifrado</w:t>
      </w:r>
      <w:r w:rsidR="00567B65" w:rsidRPr="00BD62C4">
        <w:rPr>
          <w:rFonts w:ascii="Arial" w:hAnsi="Arial" w:cs="Arial"/>
        </w:rPr>
        <w:t xml:space="preserve">, </w:t>
      </w:r>
      <w:r w:rsidR="00E10898" w:rsidRPr="00BD62C4">
        <w:rPr>
          <w:rFonts w:ascii="Arial" w:hAnsi="Arial" w:cs="Arial"/>
        </w:rPr>
        <w:t xml:space="preserve">autenticación y autorización seguras para acceder al </w:t>
      </w:r>
      <w:r w:rsidR="00997997" w:rsidRPr="00BD62C4">
        <w:rPr>
          <w:rFonts w:ascii="Arial" w:hAnsi="Arial" w:cs="Arial"/>
        </w:rPr>
        <w:t>sistema. Y</w:t>
      </w:r>
      <w:r w:rsidR="00E10898" w:rsidRPr="00BD62C4">
        <w:rPr>
          <w:rFonts w:ascii="Arial" w:hAnsi="Arial" w:cs="Arial"/>
        </w:rPr>
        <w:t xml:space="preserve"> también</w:t>
      </w:r>
      <w:r w:rsidR="006D362F" w:rsidRPr="00BD62C4">
        <w:rPr>
          <w:rFonts w:ascii="Arial" w:hAnsi="Arial" w:cs="Arial"/>
        </w:rPr>
        <w:t xml:space="preserve"> realizar el</w:t>
      </w:r>
      <w:r w:rsidR="00E10898" w:rsidRPr="00BD62C4">
        <w:rPr>
          <w:rFonts w:ascii="Arial" w:hAnsi="Arial" w:cs="Arial"/>
        </w:rPr>
        <w:t xml:space="preserve"> </w:t>
      </w:r>
      <w:r w:rsidR="00997997" w:rsidRPr="00BD62C4">
        <w:rPr>
          <w:rFonts w:ascii="Arial" w:hAnsi="Arial" w:cs="Arial"/>
        </w:rPr>
        <w:t>c</w:t>
      </w:r>
      <w:r w:rsidR="009D673A" w:rsidRPr="00BD62C4">
        <w:rPr>
          <w:rFonts w:ascii="Arial" w:hAnsi="Arial" w:cs="Arial"/>
        </w:rPr>
        <w:t xml:space="preserve">umplimiento </w:t>
      </w:r>
      <w:r w:rsidR="006D362F" w:rsidRPr="00BD62C4">
        <w:rPr>
          <w:rFonts w:ascii="Arial" w:hAnsi="Arial" w:cs="Arial"/>
        </w:rPr>
        <w:t>de</w:t>
      </w:r>
      <w:r w:rsidR="009D673A" w:rsidRPr="00BD62C4">
        <w:rPr>
          <w:rFonts w:ascii="Arial" w:hAnsi="Arial" w:cs="Arial"/>
        </w:rPr>
        <w:t xml:space="preserve"> leyes y regulaciones de privacidad (por ejemplo, GDPR, COPPA).</w:t>
      </w:r>
    </w:p>
    <w:p w14:paraId="77B8CC52" w14:textId="77777777" w:rsidR="009D673A" w:rsidRPr="00BD62C4" w:rsidRDefault="009D673A" w:rsidP="009E5827">
      <w:pPr>
        <w:pStyle w:val="Prrafodelista"/>
        <w:numPr>
          <w:ilvl w:val="0"/>
          <w:numId w:val="9"/>
        </w:numPr>
        <w:spacing w:line="276" w:lineRule="auto"/>
        <w:rPr>
          <w:rFonts w:ascii="Arial" w:hAnsi="Arial" w:cs="Arial"/>
          <w:b/>
          <w:bCs/>
        </w:rPr>
      </w:pPr>
      <w:r w:rsidRPr="00BD62C4">
        <w:rPr>
          <w:rFonts w:ascii="Arial" w:hAnsi="Arial" w:cs="Arial"/>
          <w:b/>
          <w:bCs/>
        </w:rPr>
        <w:t>Rendimiento y Escalabilidad:</w:t>
      </w:r>
    </w:p>
    <w:p w14:paraId="547CCF28" w14:textId="1E8FFA3E" w:rsidR="009D673A" w:rsidRPr="00BD62C4" w:rsidRDefault="00EA185A" w:rsidP="009D673A">
      <w:pPr>
        <w:rPr>
          <w:rFonts w:ascii="Arial" w:hAnsi="Arial" w:cs="Arial"/>
        </w:rPr>
      </w:pPr>
      <w:r w:rsidRPr="00BD62C4">
        <w:rPr>
          <w:rFonts w:ascii="Arial" w:hAnsi="Arial" w:cs="Arial"/>
        </w:rPr>
        <w:t xml:space="preserve">El sistema </w:t>
      </w:r>
      <w:r w:rsidR="00E15BB0" w:rsidRPr="00BD62C4">
        <w:rPr>
          <w:rFonts w:ascii="Arial" w:hAnsi="Arial" w:cs="Arial"/>
        </w:rPr>
        <w:t>debe tener la c</w:t>
      </w:r>
      <w:r w:rsidR="009D673A" w:rsidRPr="00BD62C4">
        <w:rPr>
          <w:rFonts w:ascii="Arial" w:hAnsi="Arial" w:cs="Arial"/>
        </w:rPr>
        <w:t xml:space="preserve">apacidad para manejar un gran número de registros y usuarios </w:t>
      </w:r>
      <w:r w:rsidR="00275BFE" w:rsidRPr="00BD62C4">
        <w:rPr>
          <w:rFonts w:ascii="Arial" w:hAnsi="Arial" w:cs="Arial"/>
        </w:rPr>
        <w:t>simultáneamente. Y contar con r</w:t>
      </w:r>
      <w:r w:rsidR="009D673A" w:rsidRPr="00BD62C4">
        <w:rPr>
          <w:rFonts w:ascii="Arial" w:hAnsi="Arial" w:cs="Arial"/>
        </w:rPr>
        <w:t>espuesta rápida a las acciones del usuario.</w:t>
      </w:r>
    </w:p>
    <w:p w14:paraId="532424C5" w14:textId="77777777" w:rsidR="009D673A" w:rsidRPr="00BD62C4" w:rsidRDefault="009D673A" w:rsidP="009E5827">
      <w:pPr>
        <w:pStyle w:val="Prrafodelista"/>
        <w:numPr>
          <w:ilvl w:val="0"/>
          <w:numId w:val="9"/>
        </w:numPr>
        <w:spacing w:line="276" w:lineRule="auto"/>
        <w:rPr>
          <w:rFonts w:ascii="Arial" w:hAnsi="Arial" w:cs="Arial"/>
          <w:b/>
          <w:bCs/>
        </w:rPr>
      </w:pPr>
      <w:r w:rsidRPr="00BD62C4">
        <w:rPr>
          <w:rFonts w:ascii="Arial" w:hAnsi="Arial" w:cs="Arial"/>
          <w:b/>
          <w:bCs/>
        </w:rPr>
        <w:t>Disponibilidad y Fiabilidad:</w:t>
      </w:r>
    </w:p>
    <w:p w14:paraId="28E301D6" w14:textId="40739C3F" w:rsidR="004E0CF8" w:rsidRPr="00BD62C4" w:rsidRDefault="00C323D4" w:rsidP="009D673A">
      <w:pPr>
        <w:rPr>
          <w:rFonts w:ascii="Arial" w:hAnsi="Arial" w:cs="Arial"/>
        </w:rPr>
      </w:pPr>
      <w:r w:rsidRPr="00BD62C4">
        <w:rPr>
          <w:rFonts w:ascii="Arial" w:hAnsi="Arial" w:cs="Arial"/>
        </w:rPr>
        <w:t>El s</w:t>
      </w:r>
      <w:r w:rsidR="009D673A" w:rsidRPr="00BD62C4">
        <w:rPr>
          <w:rFonts w:ascii="Arial" w:hAnsi="Arial" w:cs="Arial"/>
        </w:rPr>
        <w:t>istema</w:t>
      </w:r>
      <w:r w:rsidR="00FA4D4B" w:rsidRPr="00BD62C4">
        <w:rPr>
          <w:rFonts w:ascii="Arial" w:hAnsi="Arial" w:cs="Arial"/>
        </w:rPr>
        <w:t xml:space="preserve"> tiene que ser</w:t>
      </w:r>
      <w:r w:rsidR="009D673A" w:rsidRPr="00BD62C4">
        <w:rPr>
          <w:rFonts w:ascii="Arial" w:hAnsi="Arial" w:cs="Arial"/>
        </w:rPr>
        <w:t xml:space="preserve"> altamente disponible, con medidas para evitar tiempo de inactividad.</w:t>
      </w:r>
      <w:r w:rsidR="002C2B60" w:rsidRPr="00BD62C4">
        <w:rPr>
          <w:rFonts w:ascii="Arial" w:hAnsi="Arial" w:cs="Arial"/>
        </w:rPr>
        <w:t xml:space="preserve"> L</w:t>
      </w:r>
      <w:r w:rsidR="00FA4D4B" w:rsidRPr="00BD62C4">
        <w:rPr>
          <w:rFonts w:ascii="Arial" w:hAnsi="Arial" w:cs="Arial"/>
        </w:rPr>
        <w:t>os estudiantes sin importar la hora pueden ver su historial de asistencia.</w:t>
      </w:r>
      <w:r w:rsidR="008546F3" w:rsidRPr="00BD62C4">
        <w:rPr>
          <w:rFonts w:ascii="Arial" w:hAnsi="Arial" w:cs="Arial"/>
        </w:rPr>
        <w:t xml:space="preserve"> Y también contar con m</w:t>
      </w:r>
      <w:r w:rsidR="009D673A" w:rsidRPr="00BD62C4">
        <w:rPr>
          <w:rFonts w:ascii="Arial" w:hAnsi="Arial" w:cs="Arial"/>
        </w:rPr>
        <w:t>ecanismos de respaldo y recuperación en caso de fallo.</w:t>
      </w:r>
    </w:p>
    <w:p w14:paraId="501EE131" w14:textId="04FD405F" w:rsidR="009D673A" w:rsidRPr="00BD62C4" w:rsidRDefault="009D673A" w:rsidP="009E5827">
      <w:pPr>
        <w:pStyle w:val="Prrafodelista"/>
        <w:numPr>
          <w:ilvl w:val="0"/>
          <w:numId w:val="9"/>
        </w:numPr>
        <w:spacing w:line="276" w:lineRule="auto"/>
        <w:rPr>
          <w:rFonts w:ascii="Arial" w:hAnsi="Arial" w:cs="Arial"/>
          <w:b/>
          <w:bCs/>
        </w:rPr>
      </w:pPr>
      <w:r w:rsidRPr="00BD62C4">
        <w:rPr>
          <w:rFonts w:ascii="Arial" w:hAnsi="Arial" w:cs="Arial"/>
          <w:b/>
          <w:bCs/>
        </w:rPr>
        <w:t>Usabilidad:</w:t>
      </w:r>
    </w:p>
    <w:p w14:paraId="4BB20258" w14:textId="3CD5B9BB" w:rsidR="009D673A" w:rsidRPr="00BD62C4" w:rsidRDefault="00C25B00" w:rsidP="009D673A">
      <w:pPr>
        <w:rPr>
          <w:rFonts w:ascii="Arial" w:hAnsi="Arial" w:cs="Arial"/>
        </w:rPr>
      </w:pPr>
      <w:r w:rsidRPr="00BD62C4">
        <w:rPr>
          <w:rFonts w:ascii="Arial" w:hAnsi="Arial" w:cs="Arial"/>
        </w:rPr>
        <w:t>Para el re</w:t>
      </w:r>
      <w:r w:rsidR="00B142AE" w:rsidRPr="00BD62C4">
        <w:rPr>
          <w:rFonts w:ascii="Arial" w:hAnsi="Arial" w:cs="Arial"/>
        </w:rPr>
        <w:t>querimiento de usabilidad la aplicación debe tener una i</w:t>
      </w:r>
      <w:r w:rsidR="009D673A" w:rsidRPr="00BD62C4">
        <w:rPr>
          <w:rFonts w:ascii="Arial" w:hAnsi="Arial" w:cs="Arial"/>
        </w:rPr>
        <w:t>nterfaz de usuario intuitiva y fácil de usar.</w:t>
      </w:r>
    </w:p>
    <w:p w14:paraId="2C6AC8E3" w14:textId="42840CB4" w:rsidR="009D673A" w:rsidRPr="00BD62C4" w:rsidRDefault="009D673A" w:rsidP="009E5827">
      <w:pPr>
        <w:pStyle w:val="Prrafodelista"/>
        <w:numPr>
          <w:ilvl w:val="0"/>
          <w:numId w:val="9"/>
        </w:numPr>
        <w:spacing w:line="276" w:lineRule="auto"/>
        <w:rPr>
          <w:rFonts w:ascii="Arial" w:hAnsi="Arial" w:cs="Arial"/>
          <w:b/>
          <w:bCs/>
        </w:rPr>
      </w:pPr>
      <w:r w:rsidRPr="00BD62C4">
        <w:rPr>
          <w:rFonts w:ascii="Arial" w:hAnsi="Arial" w:cs="Arial"/>
          <w:b/>
          <w:bCs/>
        </w:rPr>
        <w:t>Configuració</w:t>
      </w:r>
      <w:r w:rsidR="00657A03" w:rsidRPr="00BD62C4">
        <w:rPr>
          <w:rFonts w:ascii="Arial" w:hAnsi="Arial" w:cs="Arial"/>
          <w:b/>
          <w:bCs/>
        </w:rPr>
        <w:t>n</w:t>
      </w:r>
      <w:r w:rsidRPr="00BD62C4">
        <w:rPr>
          <w:rFonts w:ascii="Arial" w:hAnsi="Arial" w:cs="Arial"/>
          <w:b/>
          <w:bCs/>
        </w:rPr>
        <w:t>:</w:t>
      </w:r>
    </w:p>
    <w:p w14:paraId="5CD9D685" w14:textId="47F7150D" w:rsidR="00A534DD" w:rsidRPr="00BD62C4" w:rsidRDefault="00892FD6" w:rsidP="009D673A">
      <w:pPr>
        <w:rPr>
          <w:rFonts w:ascii="Arial" w:hAnsi="Arial" w:cs="Arial"/>
        </w:rPr>
      </w:pPr>
      <w:r w:rsidRPr="00BD62C4">
        <w:rPr>
          <w:rFonts w:ascii="Arial" w:hAnsi="Arial" w:cs="Arial"/>
        </w:rPr>
        <w:t>El sistema de</w:t>
      </w:r>
      <w:r w:rsidR="009F521E" w:rsidRPr="00BD62C4">
        <w:rPr>
          <w:rFonts w:ascii="Arial" w:hAnsi="Arial" w:cs="Arial"/>
        </w:rPr>
        <w:t>be</w:t>
      </w:r>
      <w:r w:rsidRPr="00BD62C4">
        <w:rPr>
          <w:rFonts w:ascii="Arial" w:hAnsi="Arial" w:cs="Arial"/>
        </w:rPr>
        <w:t xml:space="preserve"> tener la c</w:t>
      </w:r>
      <w:r w:rsidR="009D673A" w:rsidRPr="00BD62C4">
        <w:rPr>
          <w:rFonts w:ascii="Arial" w:hAnsi="Arial" w:cs="Arial"/>
        </w:rPr>
        <w:t xml:space="preserve">apacidad </w:t>
      </w:r>
      <w:r w:rsidR="009F521E" w:rsidRPr="00BD62C4">
        <w:rPr>
          <w:rFonts w:ascii="Arial" w:hAnsi="Arial" w:cs="Arial"/>
        </w:rPr>
        <w:t xml:space="preserve">de </w:t>
      </w:r>
      <w:r w:rsidR="009D673A" w:rsidRPr="00BD62C4">
        <w:rPr>
          <w:rFonts w:ascii="Arial" w:hAnsi="Arial" w:cs="Arial"/>
        </w:rPr>
        <w:t xml:space="preserve">configurar </w:t>
      </w:r>
      <w:r w:rsidR="009F521E" w:rsidRPr="00BD62C4">
        <w:rPr>
          <w:rFonts w:ascii="Arial" w:hAnsi="Arial" w:cs="Arial"/>
        </w:rPr>
        <w:t xml:space="preserve">las materias </w:t>
      </w:r>
      <w:r w:rsidR="009D673A" w:rsidRPr="00BD62C4">
        <w:rPr>
          <w:rFonts w:ascii="Arial" w:hAnsi="Arial" w:cs="Arial"/>
        </w:rPr>
        <w:t>según</w:t>
      </w:r>
      <w:r w:rsidR="00930B09" w:rsidRPr="00BD62C4">
        <w:rPr>
          <w:rFonts w:ascii="Arial" w:hAnsi="Arial" w:cs="Arial"/>
        </w:rPr>
        <w:t xml:space="preserve"> </w:t>
      </w:r>
      <w:r w:rsidR="00A63BCE" w:rsidRPr="00BD62C4">
        <w:rPr>
          <w:rFonts w:ascii="Arial" w:hAnsi="Arial" w:cs="Arial"/>
        </w:rPr>
        <w:t>las necesidades</w:t>
      </w:r>
      <w:r w:rsidR="00B21D82" w:rsidRPr="00BD62C4">
        <w:rPr>
          <w:rFonts w:ascii="Arial" w:hAnsi="Arial" w:cs="Arial"/>
        </w:rPr>
        <w:t xml:space="preserve"> del docente</w:t>
      </w:r>
      <w:r w:rsidR="009D673A" w:rsidRPr="00BD62C4">
        <w:rPr>
          <w:rFonts w:ascii="Arial" w:hAnsi="Arial" w:cs="Arial"/>
        </w:rPr>
        <w:t>.</w:t>
      </w:r>
    </w:p>
    <w:p w14:paraId="5C39230B" w14:textId="77777777" w:rsidR="00BC56AF" w:rsidRPr="00BD62C4" w:rsidRDefault="00E775DC" w:rsidP="009E5827">
      <w:pPr>
        <w:pStyle w:val="Prrafodelista"/>
        <w:numPr>
          <w:ilvl w:val="0"/>
          <w:numId w:val="9"/>
        </w:numPr>
        <w:spacing w:line="276" w:lineRule="auto"/>
        <w:rPr>
          <w:rFonts w:ascii="Arial" w:hAnsi="Arial" w:cs="Arial"/>
          <w:b/>
          <w:bCs/>
        </w:rPr>
      </w:pPr>
      <w:r w:rsidRPr="00BD62C4">
        <w:rPr>
          <w:rFonts w:ascii="Arial" w:hAnsi="Arial" w:cs="Arial"/>
          <w:b/>
          <w:bCs/>
        </w:rPr>
        <w:t>Mantenibilidad:</w:t>
      </w:r>
    </w:p>
    <w:p w14:paraId="6E9BE0CA" w14:textId="49EE7631" w:rsidR="00E775DC" w:rsidRPr="00BD62C4" w:rsidRDefault="00E775DC" w:rsidP="00BC56AF">
      <w:pPr>
        <w:spacing w:line="276" w:lineRule="auto"/>
        <w:rPr>
          <w:rFonts w:ascii="Arial" w:hAnsi="Arial" w:cs="Arial"/>
          <w:b/>
          <w:bCs/>
        </w:rPr>
      </w:pPr>
      <w:r w:rsidRPr="00BD62C4">
        <w:rPr>
          <w:rFonts w:ascii="Arial" w:eastAsia="Times New Roman" w:hAnsi="Arial" w:cs="Arial"/>
        </w:rPr>
        <w:t>Para que el sistema sea mantenible el código debe contar con un diseño modular para que se faciliten los cambios y actualizaciones.</w:t>
      </w:r>
    </w:p>
    <w:p w14:paraId="597C2DFA" w14:textId="2EF7EC61" w:rsidR="00C57B4D" w:rsidRPr="00BD62C4" w:rsidRDefault="00E775DC" w:rsidP="009C15CB">
      <w:pPr>
        <w:rPr>
          <w:rFonts w:ascii="Arial" w:eastAsia="Times New Roman" w:hAnsi="Arial" w:cs="Arial"/>
        </w:rPr>
      </w:pPr>
      <w:r w:rsidRPr="00BD62C4">
        <w:rPr>
          <w:rFonts w:ascii="Arial" w:eastAsia="Times New Roman" w:hAnsi="Arial" w:cs="Arial"/>
        </w:rPr>
        <w:t>Se debe realizar la documentación del sistema, tiene que ser clara y completa para facilitar el mantenimiento y la compresión del sistema.</w:t>
      </w:r>
    </w:p>
    <w:p w14:paraId="054D5212" w14:textId="77777777" w:rsidR="00544828" w:rsidRPr="00BD62C4" w:rsidRDefault="00544828" w:rsidP="00FB08F2">
      <w:pPr>
        <w:jc w:val="center"/>
        <w:rPr>
          <w:rFonts w:ascii="Arial" w:hAnsi="Arial" w:cs="Arial"/>
          <w:b/>
          <w:bCs/>
          <w:sz w:val="24"/>
          <w:szCs w:val="24"/>
        </w:rPr>
      </w:pPr>
    </w:p>
    <w:p w14:paraId="23E99392" w14:textId="77777777" w:rsidR="00544828" w:rsidRPr="00BD62C4" w:rsidRDefault="00544828" w:rsidP="00FB08F2">
      <w:pPr>
        <w:jc w:val="center"/>
        <w:rPr>
          <w:rFonts w:ascii="Arial" w:hAnsi="Arial" w:cs="Arial"/>
          <w:b/>
          <w:bCs/>
          <w:sz w:val="24"/>
          <w:szCs w:val="24"/>
        </w:rPr>
      </w:pPr>
    </w:p>
    <w:p w14:paraId="6B402C5B" w14:textId="77777777" w:rsidR="00544828" w:rsidRPr="00BD62C4" w:rsidRDefault="00544828" w:rsidP="00FB08F2">
      <w:pPr>
        <w:jc w:val="center"/>
        <w:rPr>
          <w:rFonts w:ascii="Arial" w:hAnsi="Arial" w:cs="Arial"/>
          <w:b/>
          <w:bCs/>
          <w:sz w:val="24"/>
          <w:szCs w:val="24"/>
        </w:rPr>
      </w:pPr>
    </w:p>
    <w:p w14:paraId="505EEFE6" w14:textId="42FB3BA1" w:rsidR="00544828" w:rsidRPr="00BD62C4" w:rsidRDefault="001624D3" w:rsidP="00544828">
      <w:pPr>
        <w:jc w:val="center"/>
        <w:rPr>
          <w:rFonts w:ascii="Arial" w:hAnsi="Arial" w:cs="Arial"/>
          <w:b/>
          <w:bCs/>
          <w:sz w:val="24"/>
          <w:szCs w:val="24"/>
        </w:rPr>
      </w:pPr>
      <w:r w:rsidRPr="00BD62C4">
        <w:rPr>
          <w:rFonts w:ascii="Arial" w:hAnsi="Arial" w:cs="Arial"/>
          <w:b/>
          <w:bCs/>
          <w:sz w:val="24"/>
          <w:szCs w:val="24"/>
        </w:rPr>
        <w:lastRenderedPageBreak/>
        <w:t>Factibilidades</w:t>
      </w:r>
      <w:r w:rsidR="00AB0737" w:rsidRPr="00BD62C4">
        <w:rPr>
          <w:rFonts w:ascii="Arial" w:hAnsi="Arial" w:cs="Arial"/>
          <w:b/>
          <w:bCs/>
          <w:sz w:val="24"/>
          <w:szCs w:val="24"/>
        </w:rPr>
        <w:t xml:space="preserve"> del sistema</w:t>
      </w:r>
    </w:p>
    <w:p w14:paraId="75B7006E" w14:textId="7856324E" w:rsidR="00DE08FA" w:rsidRPr="00BD62C4" w:rsidRDefault="00DE08FA" w:rsidP="00544828">
      <w:pPr>
        <w:pStyle w:val="Prrafodelista"/>
        <w:numPr>
          <w:ilvl w:val="0"/>
          <w:numId w:val="51"/>
        </w:numPr>
        <w:rPr>
          <w:rFonts w:ascii="Arial" w:hAnsi="Arial" w:cs="Arial"/>
          <w:b/>
          <w:bCs/>
          <w:sz w:val="24"/>
          <w:szCs w:val="24"/>
        </w:rPr>
      </w:pPr>
      <w:r w:rsidRPr="00BD62C4">
        <w:rPr>
          <w:rFonts w:ascii="Arial" w:hAnsi="Arial" w:cs="Arial"/>
          <w:b/>
          <w:bCs/>
          <w:sz w:val="24"/>
          <w:szCs w:val="24"/>
        </w:rPr>
        <w:t>Factibilidades técnicas:</w:t>
      </w:r>
    </w:p>
    <w:p w14:paraId="66D6096E" w14:textId="093083A3" w:rsidR="00CD36E3" w:rsidRPr="00BD62C4" w:rsidRDefault="00871D30" w:rsidP="00DE08FA">
      <w:pPr>
        <w:rPr>
          <w:rFonts w:ascii="Arial" w:hAnsi="Arial" w:cs="Arial"/>
          <w:b/>
          <w:bCs/>
        </w:rPr>
      </w:pPr>
      <w:r w:rsidRPr="00BD62C4">
        <w:rPr>
          <w:rFonts w:ascii="Arial" w:hAnsi="Arial" w:cs="Arial"/>
          <w:b/>
          <w:bCs/>
        </w:rPr>
        <w:t>Evaluación</w:t>
      </w:r>
      <w:r w:rsidR="00CD36E3" w:rsidRPr="00BD62C4">
        <w:rPr>
          <w:rFonts w:ascii="Arial" w:hAnsi="Arial" w:cs="Arial"/>
          <w:b/>
          <w:bCs/>
        </w:rPr>
        <w:t xml:space="preserve"> de </w:t>
      </w:r>
      <w:r w:rsidRPr="00BD62C4">
        <w:rPr>
          <w:rFonts w:ascii="Arial" w:hAnsi="Arial" w:cs="Arial"/>
          <w:b/>
          <w:bCs/>
        </w:rPr>
        <w:t>equipos actúales:</w:t>
      </w:r>
    </w:p>
    <w:p w14:paraId="10E2C101" w14:textId="6F4F2857" w:rsidR="003611D3" w:rsidRPr="00BD62C4" w:rsidRDefault="0031466C" w:rsidP="00DE08FA">
      <w:pPr>
        <w:rPr>
          <w:rFonts w:ascii="Arial" w:hAnsi="Arial" w:cs="Arial"/>
        </w:rPr>
      </w:pPr>
      <w:r w:rsidRPr="00BD62C4">
        <w:rPr>
          <w:rFonts w:ascii="Arial" w:hAnsi="Arial" w:cs="Arial"/>
        </w:rPr>
        <w:t xml:space="preserve">Equipo de </w:t>
      </w:r>
      <w:r w:rsidR="00CE4155" w:rsidRPr="00BD62C4">
        <w:rPr>
          <w:rFonts w:ascii="Arial" w:hAnsi="Arial" w:cs="Arial"/>
        </w:rPr>
        <w:t>cómputo</w:t>
      </w:r>
    </w:p>
    <w:p w14:paraId="4F233A3D" w14:textId="67E816A9" w:rsidR="003611D3" w:rsidRPr="00BD62C4" w:rsidRDefault="003611D3" w:rsidP="009E5827">
      <w:pPr>
        <w:pStyle w:val="Prrafodelista"/>
        <w:numPr>
          <w:ilvl w:val="0"/>
          <w:numId w:val="15"/>
        </w:numPr>
        <w:rPr>
          <w:rFonts w:ascii="Arial" w:hAnsi="Arial" w:cs="Arial"/>
        </w:rPr>
      </w:pPr>
      <w:r w:rsidRPr="00BD62C4">
        <w:rPr>
          <w:rFonts w:ascii="Arial" w:hAnsi="Arial" w:cs="Arial"/>
        </w:rPr>
        <w:t>Hardware:</w:t>
      </w:r>
    </w:p>
    <w:p w14:paraId="7E550E62" w14:textId="261AE6B4" w:rsidR="00892C34" w:rsidRPr="00BD62C4" w:rsidRDefault="00EC0CE9" w:rsidP="009E5827">
      <w:pPr>
        <w:pStyle w:val="Prrafodelista"/>
        <w:numPr>
          <w:ilvl w:val="1"/>
          <w:numId w:val="15"/>
        </w:numPr>
        <w:rPr>
          <w:rFonts w:ascii="Arial" w:hAnsi="Arial" w:cs="Arial"/>
        </w:rPr>
      </w:pPr>
      <w:r w:rsidRPr="00BD62C4">
        <w:rPr>
          <w:rFonts w:ascii="Arial" w:hAnsi="Arial" w:cs="Arial"/>
        </w:rPr>
        <w:t>Procesador:</w:t>
      </w:r>
      <w:r w:rsidR="009260E2" w:rsidRPr="00BD62C4">
        <w:rPr>
          <w:rFonts w:ascii="Arial" w:hAnsi="Arial" w:cs="Arial"/>
        </w:rPr>
        <w:t xml:space="preserve"> </w:t>
      </w:r>
      <w:r w:rsidR="00892C34" w:rsidRPr="00BD62C4">
        <w:rPr>
          <w:rFonts w:ascii="Arial" w:hAnsi="Arial" w:cs="Arial"/>
        </w:rPr>
        <w:t xml:space="preserve">Intel(R) </w:t>
      </w:r>
      <w:r w:rsidR="0045129C" w:rsidRPr="00BD62C4">
        <w:rPr>
          <w:rFonts w:ascii="Arial" w:hAnsi="Arial" w:cs="Arial"/>
        </w:rPr>
        <w:t>Core (</w:t>
      </w:r>
      <w:r w:rsidR="00892C34" w:rsidRPr="00BD62C4">
        <w:rPr>
          <w:rFonts w:ascii="Arial" w:hAnsi="Arial" w:cs="Arial"/>
        </w:rPr>
        <w:t xml:space="preserve">TM) i5-10500 CPU </w:t>
      </w:r>
    </w:p>
    <w:p w14:paraId="0AA5721B" w14:textId="678750C1" w:rsidR="00B87F46" w:rsidRPr="00BD62C4" w:rsidRDefault="00892C34" w:rsidP="00892C34">
      <w:pPr>
        <w:pStyle w:val="Prrafodelista"/>
        <w:ind w:left="644"/>
        <w:rPr>
          <w:rFonts w:ascii="Arial" w:hAnsi="Arial" w:cs="Arial"/>
        </w:rPr>
      </w:pPr>
      <w:r w:rsidRPr="00BD62C4">
        <w:rPr>
          <w:rFonts w:ascii="Arial" w:hAnsi="Arial" w:cs="Arial"/>
        </w:rPr>
        <w:t>Frecuenci</w:t>
      </w:r>
      <w:r w:rsidR="00D96B10" w:rsidRPr="00BD62C4">
        <w:rPr>
          <w:rFonts w:ascii="Arial" w:hAnsi="Arial" w:cs="Arial"/>
        </w:rPr>
        <w:t xml:space="preserve">a: </w:t>
      </w:r>
      <w:r w:rsidRPr="00BD62C4">
        <w:rPr>
          <w:rFonts w:ascii="Arial" w:hAnsi="Arial" w:cs="Arial"/>
        </w:rPr>
        <w:t>3.10GHz</w:t>
      </w:r>
    </w:p>
    <w:p w14:paraId="507ABC98" w14:textId="5896A1F8" w:rsidR="00217A2A" w:rsidRPr="00BD62C4" w:rsidRDefault="006C727B" w:rsidP="00892C34">
      <w:pPr>
        <w:pStyle w:val="Prrafodelista"/>
        <w:ind w:left="644"/>
        <w:rPr>
          <w:rFonts w:ascii="Arial" w:hAnsi="Arial" w:cs="Arial"/>
        </w:rPr>
      </w:pPr>
      <w:r w:rsidRPr="00BD62C4">
        <w:rPr>
          <w:rFonts w:ascii="Arial" w:hAnsi="Arial" w:cs="Arial"/>
        </w:rPr>
        <w:t>Núcleos: 6</w:t>
      </w:r>
    </w:p>
    <w:p w14:paraId="5A2F2D2B" w14:textId="4B313F85" w:rsidR="006C727B" w:rsidRPr="00BD62C4" w:rsidRDefault="006C727B" w:rsidP="00892C34">
      <w:pPr>
        <w:pStyle w:val="Prrafodelista"/>
        <w:ind w:left="644"/>
        <w:rPr>
          <w:rFonts w:ascii="Arial" w:hAnsi="Arial" w:cs="Arial"/>
        </w:rPr>
      </w:pPr>
      <w:r w:rsidRPr="00BD62C4">
        <w:rPr>
          <w:rFonts w:ascii="Arial" w:hAnsi="Arial" w:cs="Arial"/>
        </w:rPr>
        <w:t>Hilos: 12</w:t>
      </w:r>
    </w:p>
    <w:p w14:paraId="1B95E2E8" w14:textId="475CAB96" w:rsidR="00EC0CE9" w:rsidRPr="00BD62C4" w:rsidRDefault="00EC0CE9" w:rsidP="009E5827">
      <w:pPr>
        <w:pStyle w:val="Prrafodelista"/>
        <w:numPr>
          <w:ilvl w:val="1"/>
          <w:numId w:val="15"/>
        </w:numPr>
        <w:rPr>
          <w:rFonts w:ascii="Arial" w:hAnsi="Arial" w:cs="Arial"/>
        </w:rPr>
      </w:pPr>
      <w:r w:rsidRPr="00BD62C4">
        <w:rPr>
          <w:rFonts w:ascii="Arial" w:hAnsi="Arial" w:cs="Arial"/>
        </w:rPr>
        <w:t>RAM:</w:t>
      </w:r>
      <w:r w:rsidR="00D96B10" w:rsidRPr="00BD62C4">
        <w:rPr>
          <w:rFonts w:ascii="Arial" w:hAnsi="Arial" w:cs="Arial"/>
        </w:rPr>
        <w:t xml:space="preserve"> 16 GB</w:t>
      </w:r>
    </w:p>
    <w:p w14:paraId="58C4B56F" w14:textId="49E33C4C" w:rsidR="00EC0CE9" w:rsidRPr="00BD62C4" w:rsidRDefault="00EC0CE9" w:rsidP="009E5827">
      <w:pPr>
        <w:pStyle w:val="Prrafodelista"/>
        <w:numPr>
          <w:ilvl w:val="1"/>
          <w:numId w:val="15"/>
        </w:numPr>
        <w:rPr>
          <w:rFonts w:ascii="Arial" w:hAnsi="Arial" w:cs="Arial"/>
        </w:rPr>
      </w:pPr>
      <w:r w:rsidRPr="00BD62C4">
        <w:rPr>
          <w:rFonts w:ascii="Arial" w:hAnsi="Arial" w:cs="Arial"/>
        </w:rPr>
        <w:t>Almacenamiento:</w:t>
      </w:r>
    </w:p>
    <w:p w14:paraId="6CF0D2C1" w14:textId="1BDF8E8E" w:rsidR="00947703" w:rsidRPr="00BD62C4" w:rsidRDefault="00947703" w:rsidP="009E5827">
      <w:pPr>
        <w:pStyle w:val="Prrafodelista"/>
        <w:numPr>
          <w:ilvl w:val="0"/>
          <w:numId w:val="15"/>
        </w:numPr>
        <w:rPr>
          <w:rFonts w:ascii="Arial" w:hAnsi="Arial" w:cs="Arial"/>
        </w:rPr>
      </w:pPr>
      <w:r w:rsidRPr="00BD62C4">
        <w:rPr>
          <w:rFonts w:ascii="Arial" w:hAnsi="Arial" w:cs="Arial"/>
        </w:rPr>
        <w:t>Software:</w:t>
      </w:r>
    </w:p>
    <w:p w14:paraId="64DD23C3" w14:textId="2E0BDAE3" w:rsidR="00947703" w:rsidRPr="00BD62C4" w:rsidRDefault="00947703" w:rsidP="009E5827">
      <w:pPr>
        <w:pStyle w:val="Prrafodelista"/>
        <w:numPr>
          <w:ilvl w:val="1"/>
          <w:numId w:val="15"/>
        </w:numPr>
        <w:rPr>
          <w:rFonts w:ascii="Arial" w:hAnsi="Arial" w:cs="Arial"/>
        </w:rPr>
      </w:pPr>
      <w:r w:rsidRPr="00BD62C4">
        <w:rPr>
          <w:rFonts w:ascii="Arial" w:hAnsi="Arial" w:cs="Arial"/>
        </w:rPr>
        <w:t>Sistema Operativo</w:t>
      </w:r>
      <w:r w:rsidR="00836551" w:rsidRPr="00BD62C4">
        <w:rPr>
          <w:rFonts w:ascii="Arial" w:hAnsi="Arial" w:cs="Arial"/>
        </w:rPr>
        <w:t>:</w:t>
      </w:r>
      <w:r w:rsidR="005E5C8A" w:rsidRPr="00BD62C4">
        <w:rPr>
          <w:rFonts w:ascii="Arial" w:hAnsi="Arial" w:cs="Arial"/>
        </w:rPr>
        <w:t xml:space="preserve"> Microsoft Windows 11 Pro</w:t>
      </w:r>
    </w:p>
    <w:p w14:paraId="658F481F" w14:textId="47F493F1" w:rsidR="00E4726F" w:rsidRPr="00BD62C4" w:rsidRDefault="002B29DC" w:rsidP="00DE08FA">
      <w:pPr>
        <w:rPr>
          <w:rFonts w:ascii="Arial" w:hAnsi="Arial" w:cs="Arial"/>
          <w:b/>
          <w:bCs/>
        </w:rPr>
      </w:pPr>
      <w:r w:rsidRPr="00BD62C4">
        <w:rPr>
          <w:rFonts w:ascii="Arial" w:hAnsi="Arial" w:cs="Arial"/>
          <w:b/>
          <w:bCs/>
        </w:rPr>
        <w:t>Características del s</w:t>
      </w:r>
      <w:r w:rsidR="00CE4155" w:rsidRPr="00BD62C4">
        <w:rPr>
          <w:rFonts w:ascii="Arial" w:hAnsi="Arial" w:cs="Arial"/>
          <w:b/>
          <w:bCs/>
        </w:rPr>
        <w:t>ervidor</w:t>
      </w:r>
      <w:r w:rsidR="00867DF5" w:rsidRPr="00BD62C4">
        <w:rPr>
          <w:rFonts w:ascii="Arial" w:hAnsi="Arial" w:cs="Arial"/>
          <w:b/>
          <w:bCs/>
        </w:rPr>
        <w:t xml:space="preserve"> de base de datos</w:t>
      </w:r>
      <w:r w:rsidRPr="00BD62C4">
        <w:rPr>
          <w:rFonts w:ascii="Arial" w:hAnsi="Arial" w:cs="Arial"/>
          <w:b/>
          <w:bCs/>
        </w:rPr>
        <w:t>:</w:t>
      </w:r>
    </w:p>
    <w:p w14:paraId="6F8FB06A" w14:textId="77777777" w:rsidR="009A26FB" w:rsidRPr="00BD62C4" w:rsidRDefault="00AA246F" w:rsidP="009E5827">
      <w:pPr>
        <w:pStyle w:val="Prrafodelista"/>
        <w:numPr>
          <w:ilvl w:val="0"/>
          <w:numId w:val="19"/>
        </w:numPr>
        <w:rPr>
          <w:rFonts w:ascii="Arial" w:hAnsi="Arial" w:cs="Arial"/>
        </w:rPr>
      </w:pPr>
      <w:r w:rsidRPr="00BD62C4">
        <w:rPr>
          <w:rFonts w:ascii="Arial" w:hAnsi="Arial" w:cs="Arial"/>
        </w:rPr>
        <w:t>Hardware</w:t>
      </w:r>
      <w:r w:rsidR="00757C8C" w:rsidRPr="00BD62C4">
        <w:rPr>
          <w:rFonts w:ascii="Arial" w:hAnsi="Arial" w:cs="Arial"/>
        </w:rPr>
        <w:t>:</w:t>
      </w:r>
    </w:p>
    <w:p w14:paraId="5CB74099" w14:textId="5E975B20" w:rsidR="00623201" w:rsidRPr="00BD62C4" w:rsidRDefault="00623201" w:rsidP="009A26FB">
      <w:pPr>
        <w:pStyle w:val="Prrafodelista"/>
        <w:ind w:left="360"/>
        <w:rPr>
          <w:rFonts w:ascii="Arial" w:hAnsi="Arial" w:cs="Arial"/>
        </w:rPr>
      </w:pPr>
      <w:r w:rsidRPr="00BD62C4">
        <w:rPr>
          <w:rFonts w:ascii="Arial" w:hAnsi="Arial" w:cs="Arial"/>
        </w:rPr>
        <w:t>Requerimientos mínimos:</w:t>
      </w:r>
    </w:p>
    <w:p w14:paraId="16F386EF" w14:textId="77777777" w:rsidR="00904A22" w:rsidRPr="00BD62C4" w:rsidRDefault="006E479C" w:rsidP="009E5827">
      <w:pPr>
        <w:pStyle w:val="Prrafodelista"/>
        <w:numPr>
          <w:ilvl w:val="1"/>
          <w:numId w:val="14"/>
        </w:numPr>
        <w:rPr>
          <w:rFonts w:ascii="Arial" w:hAnsi="Arial" w:cs="Arial"/>
        </w:rPr>
      </w:pPr>
      <w:r w:rsidRPr="00BD62C4">
        <w:rPr>
          <w:rFonts w:ascii="Arial" w:hAnsi="Arial" w:cs="Arial"/>
        </w:rPr>
        <w:t>Procesador:</w:t>
      </w:r>
      <w:r w:rsidR="007D576F" w:rsidRPr="00BD62C4">
        <w:rPr>
          <w:rFonts w:ascii="Arial" w:hAnsi="Arial" w:cs="Arial"/>
        </w:rPr>
        <w:t xml:space="preserve"> Intel® Xeon® </w:t>
      </w:r>
      <w:proofErr w:type="spellStart"/>
      <w:r w:rsidR="007D576F" w:rsidRPr="00BD62C4">
        <w:rPr>
          <w:rFonts w:ascii="Arial" w:hAnsi="Arial" w:cs="Arial"/>
        </w:rPr>
        <w:t>Processor</w:t>
      </w:r>
      <w:proofErr w:type="spellEnd"/>
      <w:r w:rsidR="007D576F" w:rsidRPr="00BD62C4">
        <w:rPr>
          <w:rFonts w:ascii="Arial" w:hAnsi="Arial" w:cs="Arial"/>
        </w:rPr>
        <w:t xml:space="preserve"> E3-1240 v6</w:t>
      </w:r>
    </w:p>
    <w:p w14:paraId="4785AC17" w14:textId="5DF18E78" w:rsidR="0037416E" w:rsidRPr="00BD62C4" w:rsidRDefault="0037416E" w:rsidP="00904A22">
      <w:pPr>
        <w:pStyle w:val="Prrafodelista"/>
        <w:ind w:left="644"/>
        <w:rPr>
          <w:rFonts w:ascii="Arial" w:hAnsi="Arial" w:cs="Arial"/>
        </w:rPr>
      </w:pPr>
      <w:proofErr w:type="spellStart"/>
      <w:r w:rsidRPr="00BD62C4">
        <w:rPr>
          <w:rFonts w:ascii="Arial" w:hAnsi="Arial" w:cs="Arial"/>
        </w:rPr>
        <w:t>Nucleos</w:t>
      </w:r>
      <w:proofErr w:type="spellEnd"/>
      <w:r w:rsidRPr="00BD62C4">
        <w:rPr>
          <w:rFonts w:ascii="Arial" w:hAnsi="Arial" w:cs="Arial"/>
        </w:rPr>
        <w:t>: 4</w:t>
      </w:r>
    </w:p>
    <w:p w14:paraId="6E27C0B3" w14:textId="77777777" w:rsidR="0037416E" w:rsidRPr="00BD62C4" w:rsidRDefault="0037416E" w:rsidP="00E141F3">
      <w:pPr>
        <w:pStyle w:val="Prrafodelista"/>
        <w:ind w:left="644"/>
        <w:rPr>
          <w:rFonts w:ascii="Arial" w:hAnsi="Arial" w:cs="Arial"/>
        </w:rPr>
      </w:pPr>
      <w:r w:rsidRPr="00BD62C4">
        <w:rPr>
          <w:rFonts w:ascii="Arial" w:hAnsi="Arial" w:cs="Arial"/>
        </w:rPr>
        <w:t>Hilos: 8</w:t>
      </w:r>
    </w:p>
    <w:p w14:paraId="23DBEFA7" w14:textId="3B9920BA" w:rsidR="0037416E" w:rsidRPr="00BD62C4" w:rsidRDefault="0037416E" w:rsidP="000E2480">
      <w:pPr>
        <w:pStyle w:val="Prrafodelista"/>
        <w:ind w:left="644"/>
        <w:rPr>
          <w:rFonts w:ascii="Arial" w:hAnsi="Arial" w:cs="Arial"/>
        </w:rPr>
      </w:pPr>
      <w:r w:rsidRPr="00BD62C4">
        <w:rPr>
          <w:rFonts w:ascii="Arial" w:hAnsi="Arial" w:cs="Arial"/>
        </w:rPr>
        <w:t>Frecuencia: 3.50 GHz</w:t>
      </w:r>
    </w:p>
    <w:p w14:paraId="488EA9F3" w14:textId="2FF531BA" w:rsidR="006E479C" w:rsidRPr="00BD62C4" w:rsidRDefault="006E479C" w:rsidP="009E5827">
      <w:pPr>
        <w:pStyle w:val="Prrafodelista"/>
        <w:numPr>
          <w:ilvl w:val="1"/>
          <w:numId w:val="14"/>
        </w:numPr>
        <w:rPr>
          <w:rFonts w:ascii="Arial" w:hAnsi="Arial" w:cs="Arial"/>
        </w:rPr>
      </w:pPr>
      <w:r w:rsidRPr="00BD62C4">
        <w:rPr>
          <w:rFonts w:ascii="Arial" w:hAnsi="Arial" w:cs="Arial"/>
        </w:rPr>
        <w:t>RAM:</w:t>
      </w:r>
      <w:r w:rsidR="00D25EC5" w:rsidRPr="00BD62C4">
        <w:rPr>
          <w:rFonts w:ascii="Arial" w:hAnsi="Arial" w:cs="Arial"/>
        </w:rPr>
        <w:t xml:space="preserve"> </w:t>
      </w:r>
      <w:r w:rsidR="005F70D7" w:rsidRPr="00BD62C4">
        <w:rPr>
          <w:rFonts w:ascii="Arial" w:hAnsi="Arial" w:cs="Arial"/>
        </w:rPr>
        <w:t>16 GB</w:t>
      </w:r>
      <w:r w:rsidR="000B7C86" w:rsidRPr="00BD62C4">
        <w:rPr>
          <w:rFonts w:ascii="Arial" w:hAnsi="Arial" w:cs="Arial"/>
        </w:rPr>
        <w:t xml:space="preserve"> </w:t>
      </w:r>
      <w:r w:rsidR="005139FA" w:rsidRPr="00BD62C4">
        <w:rPr>
          <w:rFonts w:ascii="Arial" w:hAnsi="Arial" w:cs="Arial"/>
        </w:rPr>
        <w:t>DDR4</w:t>
      </w:r>
    </w:p>
    <w:p w14:paraId="68053B82" w14:textId="36E25813" w:rsidR="00C92680" w:rsidRPr="00BD62C4" w:rsidRDefault="006E479C" w:rsidP="009E5827">
      <w:pPr>
        <w:pStyle w:val="Prrafodelista"/>
        <w:numPr>
          <w:ilvl w:val="1"/>
          <w:numId w:val="14"/>
        </w:numPr>
        <w:rPr>
          <w:rFonts w:ascii="Arial" w:hAnsi="Arial" w:cs="Arial"/>
        </w:rPr>
      </w:pPr>
      <w:r w:rsidRPr="00BD62C4">
        <w:rPr>
          <w:rFonts w:ascii="Arial" w:hAnsi="Arial" w:cs="Arial"/>
        </w:rPr>
        <w:t>Almacenamiento:</w:t>
      </w:r>
      <w:r w:rsidR="00652C8A" w:rsidRPr="00BD62C4">
        <w:rPr>
          <w:rFonts w:ascii="Arial" w:hAnsi="Arial" w:cs="Arial"/>
        </w:rPr>
        <w:t xml:space="preserve"> </w:t>
      </w:r>
      <w:r w:rsidR="00B04B67" w:rsidRPr="00BD62C4">
        <w:rPr>
          <w:rFonts w:ascii="Arial" w:hAnsi="Arial" w:cs="Arial"/>
        </w:rPr>
        <w:t xml:space="preserve">Disco duro </w:t>
      </w:r>
      <w:r w:rsidR="00C611A8" w:rsidRPr="00BD62C4">
        <w:rPr>
          <w:rFonts w:ascii="Arial" w:hAnsi="Arial" w:cs="Arial"/>
        </w:rPr>
        <w:t>de 500 GB</w:t>
      </w:r>
    </w:p>
    <w:p w14:paraId="3AEE4741" w14:textId="541941FC" w:rsidR="00623201" w:rsidRPr="00BD62C4" w:rsidRDefault="00623201" w:rsidP="009A26FB">
      <w:pPr>
        <w:pStyle w:val="Prrafodelista"/>
        <w:ind w:left="360"/>
        <w:rPr>
          <w:rFonts w:ascii="Arial" w:hAnsi="Arial" w:cs="Arial"/>
        </w:rPr>
      </w:pPr>
      <w:r w:rsidRPr="00BD62C4">
        <w:rPr>
          <w:rFonts w:ascii="Arial" w:hAnsi="Arial" w:cs="Arial"/>
        </w:rPr>
        <w:t>Requerimientos óptimos:</w:t>
      </w:r>
    </w:p>
    <w:p w14:paraId="4544F514" w14:textId="77777777" w:rsidR="00971869" w:rsidRPr="00BD62C4" w:rsidRDefault="006E479C" w:rsidP="009E5827">
      <w:pPr>
        <w:pStyle w:val="Prrafodelista"/>
        <w:numPr>
          <w:ilvl w:val="1"/>
          <w:numId w:val="14"/>
        </w:numPr>
        <w:rPr>
          <w:rFonts w:ascii="Arial" w:hAnsi="Arial" w:cs="Arial"/>
        </w:rPr>
      </w:pPr>
      <w:r w:rsidRPr="00BD62C4">
        <w:rPr>
          <w:rFonts w:ascii="Arial" w:hAnsi="Arial" w:cs="Arial"/>
        </w:rPr>
        <w:t>Procesador:</w:t>
      </w:r>
      <w:r w:rsidR="00184CBE" w:rsidRPr="00BD62C4">
        <w:rPr>
          <w:rFonts w:ascii="Arial" w:hAnsi="Arial" w:cs="Arial"/>
        </w:rPr>
        <w:t xml:space="preserve"> </w:t>
      </w:r>
    </w:p>
    <w:p w14:paraId="1F8735DC" w14:textId="65B634F3" w:rsidR="006E479C" w:rsidRPr="00BD62C4" w:rsidRDefault="00184CBE" w:rsidP="00971869">
      <w:pPr>
        <w:pStyle w:val="Prrafodelista"/>
        <w:ind w:left="644"/>
        <w:rPr>
          <w:rFonts w:ascii="Arial" w:hAnsi="Arial" w:cs="Arial"/>
        </w:rPr>
      </w:pPr>
      <w:r w:rsidRPr="00BD62C4">
        <w:rPr>
          <w:rFonts w:ascii="Arial" w:hAnsi="Arial" w:cs="Arial"/>
        </w:rPr>
        <w:t xml:space="preserve">Intel® Xeon® </w:t>
      </w:r>
      <w:proofErr w:type="spellStart"/>
      <w:r w:rsidRPr="00BD62C4">
        <w:rPr>
          <w:rFonts w:ascii="Arial" w:hAnsi="Arial" w:cs="Arial"/>
        </w:rPr>
        <w:t>Processor</w:t>
      </w:r>
      <w:proofErr w:type="spellEnd"/>
      <w:r w:rsidRPr="00BD62C4">
        <w:rPr>
          <w:rFonts w:ascii="Arial" w:hAnsi="Arial" w:cs="Arial"/>
        </w:rPr>
        <w:t xml:space="preserve"> E5-1620 v3</w:t>
      </w:r>
    </w:p>
    <w:p w14:paraId="090DD3D8" w14:textId="2965D993" w:rsidR="00971869" w:rsidRPr="00BD62C4" w:rsidRDefault="00BF1934" w:rsidP="00971869">
      <w:pPr>
        <w:pStyle w:val="Prrafodelista"/>
        <w:ind w:left="644"/>
        <w:rPr>
          <w:rFonts w:ascii="Arial" w:hAnsi="Arial" w:cs="Arial"/>
        </w:rPr>
      </w:pPr>
      <w:proofErr w:type="spellStart"/>
      <w:r w:rsidRPr="00BD62C4">
        <w:rPr>
          <w:rFonts w:ascii="Arial" w:hAnsi="Arial" w:cs="Arial"/>
        </w:rPr>
        <w:t>Nucleos</w:t>
      </w:r>
      <w:proofErr w:type="spellEnd"/>
      <w:r w:rsidRPr="00BD62C4">
        <w:rPr>
          <w:rFonts w:ascii="Arial" w:hAnsi="Arial" w:cs="Arial"/>
        </w:rPr>
        <w:t>: 4</w:t>
      </w:r>
    </w:p>
    <w:p w14:paraId="38637319" w14:textId="01924A13" w:rsidR="00BF1934" w:rsidRPr="00BD62C4" w:rsidRDefault="000F5589" w:rsidP="00971869">
      <w:pPr>
        <w:pStyle w:val="Prrafodelista"/>
        <w:ind w:left="644"/>
        <w:rPr>
          <w:rFonts w:ascii="Arial" w:hAnsi="Arial" w:cs="Arial"/>
        </w:rPr>
      </w:pPr>
      <w:r w:rsidRPr="00BD62C4">
        <w:rPr>
          <w:rFonts w:ascii="Arial" w:hAnsi="Arial" w:cs="Arial"/>
        </w:rPr>
        <w:t>Hilos: 8</w:t>
      </w:r>
    </w:p>
    <w:p w14:paraId="1FC93AE1" w14:textId="064F8CC7" w:rsidR="00B5690C" w:rsidRPr="00BD62C4" w:rsidRDefault="00B5690C" w:rsidP="00971869">
      <w:pPr>
        <w:pStyle w:val="Prrafodelista"/>
        <w:ind w:left="644"/>
        <w:rPr>
          <w:rFonts w:ascii="Arial" w:hAnsi="Arial" w:cs="Arial"/>
        </w:rPr>
      </w:pPr>
      <w:r w:rsidRPr="00BD62C4">
        <w:rPr>
          <w:rFonts w:ascii="Arial" w:hAnsi="Arial" w:cs="Arial"/>
        </w:rPr>
        <w:t>Frecuencia: 3.</w:t>
      </w:r>
      <w:r w:rsidR="00E141F3" w:rsidRPr="00BD62C4">
        <w:rPr>
          <w:rFonts w:ascii="Arial" w:hAnsi="Arial" w:cs="Arial"/>
        </w:rPr>
        <w:t>7</w:t>
      </w:r>
      <w:r w:rsidRPr="00BD62C4">
        <w:rPr>
          <w:rFonts w:ascii="Arial" w:hAnsi="Arial" w:cs="Arial"/>
        </w:rPr>
        <w:t>0 GHz</w:t>
      </w:r>
    </w:p>
    <w:p w14:paraId="2129F697" w14:textId="56447A3B" w:rsidR="006E479C" w:rsidRPr="00BD62C4" w:rsidRDefault="006E479C" w:rsidP="009E5827">
      <w:pPr>
        <w:pStyle w:val="Prrafodelista"/>
        <w:numPr>
          <w:ilvl w:val="1"/>
          <w:numId w:val="14"/>
        </w:numPr>
        <w:rPr>
          <w:rFonts w:ascii="Arial" w:hAnsi="Arial" w:cs="Arial"/>
        </w:rPr>
      </w:pPr>
      <w:r w:rsidRPr="00BD62C4">
        <w:rPr>
          <w:rFonts w:ascii="Arial" w:hAnsi="Arial" w:cs="Arial"/>
        </w:rPr>
        <w:t>RAM:</w:t>
      </w:r>
      <w:r w:rsidR="005F70D7" w:rsidRPr="00BD62C4">
        <w:rPr>
          <w:rFonts w:ascii="Arial" w:hAnsi="Arial" w:cs="Arial"/>
        </w:rPr>
        <w:t xml:space="preserve"> 32 GB</w:t>
      </w:r>
      <w:r w:rsidR="005139FA" w:rsidRPr="00BD62C4">
        <w:rPr>
          <w:rFonts w:ascii="Arial" w:hAnsi="Arial" w:cs="Arial"/>
        </w:rPr>
        <w:t xml:space="preserve"> DDR4</w:t>
      </w:r>
    </w:p>
    <w:p w14:paraId="61E5C523" w14:textId="21450DC6" w:rsidR="006E479C" w:rsidRPr="00BD62C4" w:rsidRDefault="006E479C" w:rsidP="009E5827">
      <w:pPr>
        <w:pStyle w:val="Prrafodelista"/>
        <w:numPr>
          <w:ilvl w:val="1"/>
          <w:numId w:val="14"/>
        </w:numPr>
        <w:rPr>
          <w:rFonts w:ascii="Arial" w:hAnsi="Arial" w:cs="Arial"/>
        </w:rPr>
      </w:pPr>
      <w:r w:rsidRPr="00BD62C4">
        <w:rPr>
          <w:rFonts w:ascii="Arial" w:hAnsi="Arial" w:cs="Arial"/>
        </w:rPr>
        <w:t>Almacenamiento:</w:t>
      </w:r>
      <w:r w:rsidR="00C611A8" w:rsidRPr="00BD62C4">
        <w:rPr>
          <w:rFonts w:ascii="Arial" w:hAnsi="Arial" w:cs="Arial"/>
        </w:rPr>
        <w:t xml:space="preserve"> </w:t>
      </w:r>
      <w:r w:rsidR="00D25EC5" w:rsidRPr="00BD62C4">
        <w:rPr>
          <w:rFonts w:ascii="Arial" w:hAnsi="Arial" w:cs="Arial"/>
        </w:rPr>
        <w:t>Disco duro de 1 TB</w:t>
      </w:r>
    </w:p>
    <w:p w14:paraId="164D4AFC" w14:textId="466647A7" w:rsidR="00AA246F" w:rsidRPr="00BD62C4" w:rsidRDefault="00AA246F" w:rsidP="009E5827">
      <w:pPr>
        <w:pStyle w:val="Prrafodelista"/>
        <w:numPr>
          <w:ilvl w:val="0"/>
          <w:numId w:val="20"/>
        </w:numPr>
        <w:rPr>
          <w:rFonts w:ascii="Arial" w:hAnsi="Arial" w:cs="Arial"/>
        </w:rPr>
      </w:pPr>
      <w:r w:rsidRPr="00BD62C4">
        <w:rPr>
          <w:rFonts w:ascii="Arial" w:hAnsi="Arial" w:cs="Arial"/>
        </w:rPr>
        <w:t>Software</w:t>
      </w:r>
      <w:r w:rsidR="00757C8C" w:rsidRPr="00BD62C4">
        <w:rPr>
          <w:rFonts w:ascii="Arial" w:hAnsi="Arial" w:cs="Arial"/>
        </w:rPr>
        <w:t>:</w:t>
      </w:r>
    </w:p>
    <w:p w14:paraId="1B1D3301" w14:textId="70391F82" w:rsidR="00AC7CD9" w:rsidRPr="00BD62C4" w:rsidRDefault="00AC7CD9" w:rsidP="009E5827">
      <w:pPr>
        <w:pStyle w:val="Prrafodelista"/>
        <w:numPr>
          <w:ilvl w:val="0"/>
          <w:numId w:val="16"/>
        </w:numPr>
        <w:rPr>
          <w:rFonts w:ascii="Arial" w:hAnsi="Arial" w:cs="Arial"/>
        </w:rPr>
      </w:pPr>
      <w:r w:rsidRPr="00BD62C4">
        <w:rPr>
          <w:rFonts w:ascii="Arial" w:hAnsi="Arial" w:cs="Arial"/>
        </w:rPr>
        <w:t>Sistema operativo</w:t>
      </w:r>
      <w:r w:rsidR="00212D42" w:rsidRPr="00BD62C4">
        <w:rPr>
          <w:rFonts w:ascii="Arial" w:hAnsi="Arial" w:cs="Arial"/>
        </w:rPr>
        <w:t>:</w:t>
      </w:r>
      <w:r w:rsidR="007104F0" w:rsidRPr="00BD62C4">
        <w:rPr>
          <w:rFonts w:ascii="Arial" w:hAnsi="Arial" w:cs="Arial"/>
        </w:rPr>
        <w:t xml:space="preserve"> </w:t>
      </w:r>
      <w:r w:rsidR="00AD4ED8" w:rsidRPr="00BD62C4">
        <w:rPr>
          <w:rFonts w:ascii="Arial" w:hAnsi="Arial" w:cs="Arial"/>
        </w:rPr>
        <w:t>Windows Server 2022</w:t>
      </w:r>
    </w:p>
    <w:p w14:paraId="00C46DFE" w14:textId="24CCC450" w:rsidR="00CA0093" w:rsidRPr="00BD62C4" w:rsidRDefault="00DE3F6F" w:rsidP="009E5827">
      <w:pPr>
        <w:pStyle w:val="Prrafodelista"/>
        <w:numPr>
          <w:ilvl w:val="0"/>
          <w:numId w:val="16"/>
        </w:numPr>
        <w:rPr>
          <w:rFonts w:ascii="Arial" w:hAnsi="Arial" w:cs="Arial"/>
        </w:rPr>
      </w:pPr>
      <w:r w:rsidRPr="00BD62C4">
        <w:rPr>
          <w:rFonts w:ascii="Arial" w:hAnsi="Arial" w:cs="Arial"/>
        </w:rPr>
        <w:t>Base de datos: SQL Server</w:t>
      </w:r>
    </w:p>
    <w:p w14:paraId="04D93081" w14:textId="2D124C5C" w:rsidR="00E33039" w:rsidRPr="00BD62C4" w:rsidRDefault="00AA71FF" w:rsidP="009E5827">
      <w:pPr>
        <w:pStyle w:val="Prrafodelista"/>
        <w:numPr>
          <w:ilvl w:val="0"/>
          <w:numId w:val="18"/>
        </w:numPr>
        <w:rPr>
          <w:rFonts w:ascii="Arial" w:hAnsi="Arial" w:cs="Arial"/>
        </w:rPr>
      </w:pPr>
      <w:r w:rsidRPr="00BD62C4">
        <w:rPr>
          <w:rFonts w:ascii="Arial" w:hAnsi="Arial" w:cs="Arial"/>
        </w:rPr>
        <w:t>Conexión a internet:</w:t>
      </w:r>
    </w:p>
    <w:p w14:paraId="4FF42A2C" w14:textId="68601068" w:rsidR="00A837FF" w:rsidRPr="00BD62C4" w:rsidRDefault="0031294D" w:rsidP="009E5827">
      <w:pPr>
        <w:pStyle w:val="Prrafodelista"/>
        <w:numPr>
          <w:ilvl w:val="0"/>
          <w:numId w:val="17"/>
        </w:numPr>
        <w:rPr>
          <w:rFonts w:ascii="Arial" w:hAnsi="Arial" w:cs="Arial"/>
        </w:rPr>
      </w:pPr>
      <w:r w:rsidRPr="00BD62C4">
        <w:rPr>
          <w:rFonts w:ascii="Arial" w:hAnsi="Arial" w:cs="Arial"/>
        </w:rPr>
        <w:t>Tipo de conexión:</w:t>
      </w:r>
      <w:r w:rsidR="007C1672" w:rsidRPr="00BD62C4">
        <w:rPr>
          <w:rFonts w:ascii="Arial" w:hAnsi="Arial" w:cs="Arial"/>
        </w:rPr>
        <w:t xml:space="preserve"> Eth</w:t>
      </w:r>
      <w:r w:rsidR="00B018B6" w:rsidRPr="00BD62C4">
        <w:rPr>
          <w:rFonts w:ascii="Arial" w:hAnsi="Arial" w:cs="Arial"/>
        </w:rPr>
        <w:t>ernet</w:t>
      </w:r>
    </w:p>
    <w:p w14:paraId="1B127F73" w14:textId="5204CACF" w:rsidR="00543DD4" w:rsidRPr="00BD62C4" w:rsidRDefault="00574EC3" w:rsidP="009E5827">
      <w:pPr>
        <w:pStyle w:val="Prrafodelista"/>
        <w:numPr>
          <w:ilvl w:val="0"/>
          <w:numId w:val="17"/>
        </w:numPr>
        <w:rPr>
          <w:rFonts w:ascii="Arial" w:hAnsi="Arial" w:cs="Arial"/>
        </w:rPr>
      </w:pPr>
      <w:r w:rsidRPr="00BD62C4">
        <w:rPr>
          <w:rFonts w:ascii="Arial" w:hAnsi="Arial" w:cs="Arial"/>
        </w:rPr>
        <w:t xml:space="preserve">Tipo de cable: </w:t>
      </w:r>
      <w:r w:rsidR="00E673B2" w:rsidRPr="00BD62C4">
        <w:rPr>
          <w:rFonts w:ascii="Arial" w:hAnsi="Arial" w:cs="Arial"/>
        </w:rPr>
        <w:t xml:space="preserve">STP </w:t>
      </w:r>
      <w:r w:rsidR="00CC51A3" w:rsidRPr="00BD62C4">
        <w:rPr>
          <w:rFonts w:ascii="Arial" w:hAnsi="Arial" w:cs="Arial"/>
        </w:rPr>
        <w:t>Cat</w:t>
      </w:r>
      <w:r w:rsidR="003F4244" w:rsidRPr="00BD62C4">
        <w:rPr>
          <w:rFonts w:ascii="Arial" w:hAnsi="Arial" w:cs="Arial"/>
        </w:rPr>
        <w:t>5e</w:t>
      </w:r>
    </w:p>
    <w:p w14:paraId="56D2E0B7" w14:textId="33AF6129" w:rsidR="0031294D" w:rsidRPr="00BD62C4" w:rsidRDefault="0031294D" w:rsidP="009E5827">
      <w:pPr>
        <w:pStyle w:val="Prrafodelista"/>
        <w:numPr>
          <w:ilvl w:val="0"/>
          <w:numId w:val="17"/>
        </w:numPr>
        <w:rPr>
          <w:rFonts w:ascii="Arial" w:hAnsi="Arial" w:cs="Arial"/>
        </w:rPr>
      </w:pPr>
      <w:r w:rsidRPr="00BD62C4">
        <w:rPr>
          <w:rFonts w:ascii="Arial" w:hAnsi="Arial" w:cs="Arial"/>
        </w:rPr>
        <w:t>Velocidad:</w:t>
      </w:r>
    </w:p>
    <w:p w14:paraId="2F7E3635" w14:textId="04A46F09" w:rsidR="00FC0231" w:rsidRPr="00BD62C4" w:rsidRDefault="00FC0231" w:rsidP="00FC0231">
      <w:pPr>
        <w:pStyle w:val="Prrafodelista"/>
        <w:rPr>
          <w:rFonts w:ascii="Arial" w:hAnsi="Arial" w:cs="Arial"/>
        </w:rPr>
      </w:pPr>
      <w:r w:rsidRPr="00BD62C4">
        <w:rPr>
          <w:rFonts w:ascii="Arial" w:hAnsi="Arial" w:cs="Arial"/>
        </w:rPr>
        <w:t>Mínima:</w:t>
      </w:r>
    </w:p>
    <w:p w14:paraId="453F14BD" w14:textId="5BEB8B42" w:rsidR="004E25FD" w:rsidRPr="00BD62C4" w:rsidRDefault="00A93FF3" w:rsidP="008C4E0E">
      <w:pPr>
        <w:pStyle w:val="Prrafodelista"/>
        <w:rPr>
          <w:rFonts w:ascii="Arial" w:hAnsi="Arial" w:cs="Arial"/>
        </w:rPr>
      </w:pPr>
      <w:r w:rsidRPr="00BD62C4">
        <w:rPr>
          <w:rFonts w:ascii="Arial" w:hAnsi="Arial" w:cs="Arial"/>
        </w:rPr>
        <w:t>Velo</w:t>
      </w:r>
      <w:r w:rsidR="00F4618D" w:rsidRPr="00BD62C4">
        <w:rPr>
          <w:rFonts w:ascii="Arial" w:hAnsi="Arial" w:cs="Arial"/>
        </w:rPr>
        <w:t>c</w:t>
      </w:r>
      <w:r w:rsidRPr="00BD62C4">
        <w:rPr>
          <w:rFonts w:ascii="Arial" w:hAnsi="Arial" w:cs="Arial"/>
        </w:rPr>
        <w:t>idad de subida:</w:t>
      </w:r>
      <w:r w:rsidR="008C4E0E" w:rsidRPr="00BD62C4">
        <w:rPr>
          <w:rFonts w:ascii="Arial" w:hAnsi="Arial" w:cs="Arial"/>
        </w:rPr>
        <w:t xml:space="preserve"> 10 Mbps</w:t>
      </w:r>
    </w:p>
    <w:p w14:paraId="3E19E542" w14:textId="4B96A167" w:rsidR="002F6363" w:rsidRPr="00BD62C4" w:rsidRDefault="00F4618D" w:rsidP="008C4E0E">
      <w:pPr>
        <w:pStyle w:val="Prrafodelista"/>
        <w:rPr>
          <w:rFonts w:ascii="Arial" w:hAnsi="Arial" w:cs="Arial"/>
        </w:rPr>
      </w:pPr>
      <w:r w:rsidRPr="00BD62C4">
        <w:rPr>
          <w:rFonts w:ascii="Arial" w:hAnsi="Arial" w:cs="Arial"/>
        </w:rPr>
        <w:t>Velocidad de baja:</w:t>
      </w:r>
      <w:r w:rsidR="008C4E0E" w:rsidRPr="00BD62C4">
        <w:rPr>
          <w:rFonts w:ascii="Arial" w:hAnsi="Arial" w:cs="Arial"/>
        </w:rPr>
        <w:t xml:space="preserve"> 10 Mbps</w:t>
      </w:r>
    </w:p>
    <w:p w14:paraId="6EBE4FDF" w14:textId="597BB738" w:rsidR="00114A10" w:rsidRPr="00BD62C4" w:rsidRDefault="002F6363" w:rsidP="00114A10">
      <w:pPr>
        <w:pStyle w:val="Prrafodelista"/>
        <w:rPr>
          <w:rFonts w:ascii="Arial" w:hAnsi="Arial" w:cs="Arial"/>
        </w:rPr>
      </w:pPr>
      <w:r w:rsidRPr="00BD62C4">
        <w:rPr>
          <w:rFonts w:ascii="Arial" w:hAnsi="Arial" w:cs="Arial"/>
        </w:rPr>
        <w:t>Recomendada</w:t>
      </w:r>
      <w:r w:rsidR="00114A10" w:rsidRPr="00BD62C4">
        <w:rPr>
          <w:rFonts w:ascii="Arial" w:hAnsi="Arial" w:cs="Arial"/>
        </w:rPr>
        <w:t>:</w:t>
      </w:r>
    </w:p>
    <w:p w14:paraId="41CFAA1B" w14:textId="3B7B6A0A" w:rsidR="00114A10" w:rsidRPr="00BD62C4" w:rsidRDefault="00114A10" w:rsidP="008C4E0E">
      <w:pPr>
        <w:pStyle w:val="Prrafodelista"/>
        <w:rPr>
          <w:rFonts w:ascii="Arial" w:hAnsi="Arial" w:cs="Arial"/>
        </w:rPr>
      </w:pPr>
      <w:r w:rsidRPr="00BD62C4">
        <w:rPr>
          <w:rFonts w:ascii="Arial" w:hAnsi="Arial" w:cs="Arial"/>
        </w:rPr>
        <w:t>Velocidad de subida:</w:t>
      </w:r>
      <w:r w:rsidR="00C8318D" w:rsidRPr="00BD62C4">
        <w:rPr>
          <w:rFonts w:ascii="Arial" w:hAnsi="Arial" w:cs="Arial"/>
        </w:rPr>
        <w:t xml:space="preserve"> 100 Mbps o más para manejar múltiples clases y muchos estudiantes simultáneamente, además de permitir una rápida actualización y acceso a los datos almacenados.</w:t>
      </w:r>
    </w:p>
    <w:p w14:paraId="5CC78ECE" w14:textId="0B5B51AF" w:rsidR="00114A10" w:rsidRPr="00BD62C4" w:rsidRDefault="00114A10" w:rsidP="00544828">
      <w:pPr>
        <w:pStyle w:val="Prrafodelista"/>
        <w:rPr>
          <w:rFonts w:ascii="Arial" w:hAnsi="Arial" w:cs="Arial"/>
        </w:rPr>
      </w:pPr>
      <w:r w:rsidRPr="00BD62C4">
        <w:rPr>
          <w:rFonts w:ascii="Arial" w:hAnsi="Arial" w:cs="Arial"/>
        </w:rPr>
        <w:t>Velocidad de baja:</w:t>
      </w:r>
      <w:r w:rsidR="00752863" w:rsidRPr="00BD62C4">
        <w:rPr>
          <w:rFonts w:ascii="Arial" w:hAnsi="Arial" w:cs="Arial"/>
        </w:rPr>
        <w:t xml:space="preserve"> 100 Mbps o más para asegurar que el servidor pueda responder rápidamente a las solicitudes de datos de los usuarios.</w:t>
      </w:r>
    </w:p>
    <w:p w14:paraId="06503A56" w14:textId="77777777" w:rsidR="00544828" w:rsidRPr="00BD62C4" w:rsidRDefault="00544828" w:rsidP="00544828">
      <w:pPr>
        <w:pStyle w:val="Prrafodelista"/>
        <w:rPr>
          <w:rFonts w:ascii="Arial" w:hAnsi="Arial" w:cs="Arial"/>
        </w:rPr>
      </w:pPr>
    </w:p>
    <w:p w14:paraId="6EA1D21A" w14:textId="402D3D3F" w:rsidR="001624D3" w:rsidRPr="00BD62C4" w:rsidRDefault="001624D3" w:rsidP="00544828">
      <w:pPr>
        <w:pStyle w:val="Prrafodelista"/>
        <w:numPr>
          <w:ilvl w:val="0"/>
          <w:numId w:val="51"/>
        </w:numPr>
        <w:rPr>
          <w:rFonts w:ascii="Arial" w:hAnsi="Arial" w:cs="Arial"/>
          <w:b/>
          <w:bCs/>
          <w:sz w:val="24"/>
          <w:szCs w:val="24"/>
        </w:rPr>
      </w:pPr>
      <w:r w:rsidRPr="00BD62C4">
        <w:rPr>
          <w:rFonts w:ascii="Arial" w:hAnsi="Arial" w:cs="Arial"/>
          <w:b/>
          <w:bCs/>
          <w:sz w:val="24"/>
          <w:szCs w:val="24"/>
        </w:rPr>
        <w:lastRenderedPageBreak/>
        <w:t>Fac</w:t>
      </w:r>
      <w:r w:rsidR="00E545C3" w:rsidRPr="00BD62C4">
        <w:rPr>
          <w:rFonts w:ascii="Arial" w:hAnsi="Arial" w:cs="Arial"/>
          <w:b/>
          <w:bCs/>
          <w:sz w:val="24"/>
          <w:szCs w:val="24"/>
        </w:rPr>
        <w:t>tibilidades Operativas:</w:t>
      </w:r>
    </w:p>
    <w:p w14:paraId="12B95DC2" w14:textId="77777777" w:rsidR="009B1F3D" w:rsidRPr="00BD62C4" w:rsidRDefault="009B1F3D" w:rsidP="009B1F3D">
      <w:pPr>
        <w:rPr>
          <w:rFonts w:ascii="Arial" w:hAnsi="Arial" w:cs="Arial"/>
        </w:rPr>
      </w:pPr>
      <w:r w:rsidRPr="00BD62C4">
        <w:rPr>
          <w:rFonts w:ascii="Arial" w:hAnsi="Arial" w:cs="Arial"/>
        </w:rPr>
        <w:t>Para evaluar la factibilidad operativa de un sistema de registro de asistencia estudiantil, se deben considerar los siguientes aspectos:</w:t>
      </w:r>
    </w:p>
    <w:p w14:paraId="6C4EA3EE" w14:textId="4911A246" w:rsidR="009B1F3D" w:rsidRDefault="009B1F3D" w:rsidP="009E5827">
      <w:pPr>
        <w:pStyle w:val="Prrafodelista"/>
        <w:numPr>
          <w:ilvl w:val="0"/>
          <w:numId w:val="12"/>
        </w:numPr>
        <w:rPr>
          <w:rFonts w:ascii="Arial" w:hAnsi="Arial" w:cs="Arial"/>
        </w:rPr>
      </w:pPr>
      <w:r w:rsidRPr="00BD62C4">
        <w:rPr>
          <w:rFonts w:ascii="Arial" w:hAnsi="Arial" w:cs="Arial"/>
          <w:b/>
          <w:bCs/>
        </w:rPr>
        <w:t>Capacitación</w:t>
      </w:r>
      <w:r w:rsidR="006B0331" w:rsidRPr="00BD62C4">
        <w:rPr>
          <w:rFonts w:ascii="Arial" w:hAnsi="Arial" w:cs="Arial"/>
          <w:b/>
          <w:bCs/>
        </w:rPr>
        <w:t xml:space="preserve"> a </w:t>
      </w:r>
      <w:r w:rsidR="00EF67C1" w:rsidRPr="00BD62C4">
        <w:rPr>
          <w:rFonts w:ascii="Arial" w:hAnsi="Arial" w:cs="Arial"/>
          <w:b/>
          <w:bCs/>
        </w:rPr>
        <w:t>docentes</w:t>
      </w:r>
      <w:r w:rsidRPr="00BD62C4">
        <w:rPr>
          <w:rFonts w:ascii="Arial" w:hAnsi="Arial" w:cs="Arial"/>
          <w:b/>
          <w:bCs/>
        </w:rPr>
        <w:t>:</w:t>
      </w:r>
      <w:r w:rsidRPr="00BD62C4">
        <w:rPr>
          <w:rFonts w:ascii="Arial" w:hAnsi="Arial" w:cs="Arial"/>
        </w:rPr>
        <w:t xml:space="preserve"> El personal de la institución debe recibir capacitación sobre cómo usar el sistema.</w:t>
      </w:r>
    </w:p>
    <w:p w14:paraId="4EAD1D58" w14:textId="77777777" w:rsidR="000A13F4" w:rsidRPr="00BD62C4" w:rsidRDefault="000A13F4" w:rsidP="000A13F4">
      <w:pPr>
        <w:pStyle w:val="Prrafodelista"/>
        <w:ind w:left="785"/>
        <w:rPr>
          <w:rFonts w:ascii="Arial" w:hAnsi="Arial" w:cs="Arial"/>
        </w:rPr>
      </w:pPr>
    </w:p>
    <w:p w14:paraId="3342CB76" w14:textId="21E42F20" w:rsidR="000A13F4" w:rsidRPr="003A0F58" w:rsidRDefault="00EC719F" w:rsidP="003A0F58">
      <w:pPr>
        <w:pStyle w:val="Prrafodelista"/>
        <w:numPr>
          <w:ilvl w:val="0"/>
          <w:numId w:val="12"/>
        </w:numPr>
        <w:rPr>
          <w:rFonts w:ascii="Arial" w:hAnsi="Arial" w:cs="Arial"/>
        </w:rPr>
      </w:pPr>
      <w:r w:rsidRPr="00BD62C4">
        <w:rPr>
          <w:rFonts w:ascii="Arial" w:hAnsi="Arial" w:cs="Arial"/>
          <w:b/>
          <w:bCs/>
        </w:rPr>
        <w:t>Capacitación a estudiantes:</w:t>
      </w:r>
      <w:r w:rsidRPr="00BD62C4">
        <w:rPr>
          <w:rFonts w:ascii="Arial" w:hAnsi="Arial" w:cs="Arial"/>
        </w:rPr>
        <w:t xml:space="preserve"> Se debe proporcionar capacitación a los estudiantes sobre cómo usar el sistema.</w:t>
      </w:r>
    </w:p>
    <w:p w14:paraId="475216D5" w14:textId="77777777" w:rsidR="000A13F4" w:rsidRPr="000A13F4" w:rsidRDefault="000A13F4" w:rsidP="000A13F4">
      <w:pPr>
        <w:pStyle w:val="Prrafodelista"/>
        <w:ind w:left="785"/>
        <w:rPr>
          <w:rFonts w:ascii="Arial" w:hAnsi="Arial" w:cs="Arial"/>
        </w:rPr>
      </w:pPr>
    </w:p>
    <w:p w14:paraId="0A96058C" w14:textId="768E20BF" w:rsidR="003A0F58" w:rsidRPr="003A0F58" w:rsidRDefault="009B1F3D" w:rsidP="003A0F58">
      <w:pPr>
        <w:pStyle w:val="Prrafodelista"/>
        <w:numPr>
          <w:ilvl w:val="0"/>
          <w:numId w:val="12"/>
        </w:numPr>
        <w:rPr>
          <w:rFonts w:ascii="Arial" w:hAnsi="Arial" w:cs="Arial"/>
        </w:rPr>
      </w:pPr>
      <w:r w:rsidRPr="00BD62C4">
        <w:rPr>
          <w:rFonts w:ascii="Arial" w:hAnsi="Arial" w:cs="Arial"/>
          <w:b/>
          <w:bCs/>
        </w:rPr>
        <w:t>Mantenimiento:</w:t>
      </w:r>
      <w:r w:rsidRPr="00BD62C4">
        <w:rPr>
          <w:rFonts w:ascii="Arial" w:hAnsi="Arial" w:cs="Arial"/>
        </w:rPr>
        <w:t xml:space="preserve"> Se debe contar con un plan de mantenimiento para el sistema.</w:t>
      </w:r>
    </w:p>
    <w:p w14:paraId="2EBFAE7F" w14:textId="77777777" w:rsidR="003A0F58" w:rsidRPr="00BD62C4" w:rsidRDefault="003A0F58" w:rsidP="003A0F58">
      <w:pPr>
        <w:pStyle w:val="Prrafodelista"/>
        <w:ind w:left="785"/>
        <w:rPr>
          <w:rFonts w:ascii="Arial" w:hAnsi="Arial" w:cs="Arial"/>
        </w:rPr>
      </w:pPr>
    </w:p>
    <w:p w14:paraId="47EDB82C" w14:textId="5C074D61" w:rsidR="003A0F58" w:rsidRPr="003A0F58" w:rsidRDefault="009B1F3D" w:rsidP="003A0F58">
      <w:pPr>
        <w:pStyle w:val="Prrafodelista"/>
        <w:numPr>
          <w:ilvl w:val="0"/>
          <w:numId w:val="12"/>
        </w:numPr>
        <w:rPr>
          <w:rFonts w:ascii="Arial" w:hAnsi="Arial" w:cs="Arial"/>
        </w:rPr>
      </w:pPr>
      <w:r w:rsidRPr="00BD62C4">
        <w:rPr>
          <w:rFonts w:ascii="Arial" w:hAnsi="Arial" w:cs="Arial"/>
          <w:b/>
          <w:bCs/>
        </w:rPr>
        <w:t>Soporte técnico:</w:t>
      </w:r>
      <w:r w:rsidRPr="00BD62C4">
        <w:rPr>
          <w:rFonts w:ascii="Arial" w:hAnsi="Arial" w:cs="Arial"/>
        </w:rPr>
        <w:t xml:space="preserve"> Se debe proporcionar soporte técnico a los usuarios del sistema.</w:t>
      </w:r>
    </w:p>
    <w:p w14:paraId="26C753FC" w14:textId="77777777" w:rsidR="003A0F58" w:rsidRPr="00BD62C4" w:rsidRDefault="003A0F58" w:rsidP="003A0F58">
      <w:pPr>
        <w:pStyle w:val="Prrafodelista"/>
        <w:ind w:left="360"/>
        <w:rPr>
          <w:rFonts w:ascii="Arial" w:hAnsi="Arial" w:cs="Arial"/>
        </w:rPr>
      </w:pPr>
    </w:p>
    <w:p w14:paraId="17060788" w14:textId="596CA3DC" w:rsidR="003A0F58" w:rsidRPr="003A0F58" w:rsidRDefault="002C60C3" w:rsidP="003A0F58">
      <w:pPr>
        <w:pStyle w:val="Prrafodelista"/>
        <w:numPr>
          <w:ilvl w:val="0"/>
          <w:numId w:val="12"/>
        </w:numPr>
        <w:rPr>
          <w:rFonts w:ascii="Arial" w:hAnsi="Arial" w:cs="Arial"/>
        </w:rPr>
      </w:pPr>
      <w:r w:rsidRPr="00BD62C4">
        <w:rPr>
          <w:rFonts w:ascii="Arial" w:hAnsi="Arial" w:cs="Arial"/>
          <w:b/>
          <w:bCs/>
        </w:rPr>
        <w:t>Estabilidad de la Conexión:</w:t>
      </w:r>
      <w:r w:rsidRPr="00BD62C4">
        <w:rPr>
          <w:rFonts w:ascii="Arial" w:hAnsi="Arial" w:cs="Arial"/>
        </w:rPr>
        <w:t xml:space="preserve"> Para garantizar la estabilidad de la conexión </w:t>
      </w:r>
      <w:proofErr w:type="spellStart"/>
      <w:r w:rsidRPr="00BD62C4">
        <w:rPr>
          <w:rFonts w:ascii="Arial" w:hAnsi="Arial" w:cs="Arial"/>
        </w:rPr>
        <w:t>Wi</w:t>
      </w:r>
      <w:proofErr w:type="spellEnd"/>
      <w:r w:rsidRPr="00BD62C4">
        <w:rPr>
          <w:rFonts w:ascii="Arial" w:hAnsi="Arial" w:cs="Arial"/>
        </w:rPr>
        <w:t>-Fi, se deben realizar pruebas exhaustivas en diferentes entornos para identificar posibles interferencias y fluctuaciones de señal.</w:t>
      </w:r>
    </w:p>
    <w:p w14:paraId="21E987A8" w14:textId="77777777" w:rsidR="003A0F58" w:rsidRPr="00BD62C4" w:rsidRDefault="003A0F58" w:rsidP="003A0F58">
      <w:pPr>
        <w:pStyle w:val="Prrafodelista"/>
        <w:ind w:left="360"/>
        <w:rPr>
          <w:rFonts w:ascii="Arial" w:hAnsi="Arial" w:cs="Arial"/>
        </w:rPr>
      </w:pPr>
    </w:p>
    <w:p w14:paraId="72EC5BAA" w14:textId="6B082044" w:rsidR="003A0F58" w:rsidRPr="003A0F58" w:rsidRDefault="002C60C3" w:rsidP="003A0F58">
      <w:pPr>
        <w:pStyle w:val="Prrafodelista"/>
        <w:numPr>
          <w:ilvl w:val="0"/>
          <w:numId w:val="12"/>
        </w:numPr>
        <w:rPr>
          <w:rFonts w:ascii="Arial" w:hAnsi="Arial" w:cs="Arial"/>
        </w:rPr>
      </w:pPr>
      <w:r w:rsidRPr="00BD62C4">
        <w:rPr>
          <w:rFonts w:ascii="Arial" w:hAnsi="Arial" w:cs="Arial"/>
          <w:b/>
          <w:bCs/>
        </w:rPr>
        <w:t>Seguridad de la Información:</w:t>
      </w:r>
      <w:r w:rsidRPr="00BD62C4">
        <w:rPr>
          <w:rFonts w:ascii="Arial" w:hAnsi="Arial" w:cs="Arial"/>
        </w:rPr>
        <w:t xml:space="preserve"> Se harán clausulas, se restringirán accesos, para que solo los administradores tengan acceso.</w:t>
      </w:r>
    </w:p>
    <w:p w14:paraId="4F9A70F6" w14:textId="77777777" w:rsidR="003A0F58" w:rsidRPr="00BD62C4" w:rsidRDefault="003A0F58" w:rsidP="003A0F58">
      <w:pPr>
        <w:pStyle w:val="Prrafodelista"/>
        <w:ind w:left="360"/>
        <w:rPr>
          <w:rFonts w:ascii="Arial" w:hAnsi="Arial" w:cs="Arial"/>
        </w:rPr>
      </w:pPr>
    </w:p>
    <w:p w14:paraId="72A323BA" w14:textId="122C81BA" w:rsidR="003A0F58" w:rsidRPr="003A0F58" w:rsidRDefault="002C60C3" w:rsidP="003A0F58">
      <w:pPr>
        <w:pStyle w:val="Prrafodelista"/>
        <w:numPr>
          <w:ilvl w:val="0"/>
          <w:numId w:val="12"/>
        </w:numPr>
        <w:rPr>
          <w:rFonts w:ascii="Arial" w:hAnsi="Arial" w:cs="Arial"/>
        </w:rPr>
      </w:pPr>
      <w:r w:rsidRPr="00BD62C4">
        <w:rPr>
          <w:rFonts w:ascii="Arial" w:hAnsi="Arial" w:cs="Arial"/>
          <w:b/>
          <w:bCs/>
        </w:rPr>
        <w:t xml:space="preserve">Conectividad </w:t>
      </w:r>
      <w:proofErr w:type="spellStart"/>
      <w:r w:rsidRPr="00BD62C4">
        <w:rPr>
          <w:rFonts w:ascii="Arial" w:hAnsi="Arial" w:cs="Arial"/>
          <w:b/>
          <w:bCs/>
        </w:rPr>
        <w:t>Wi</w:t>
      </w:r>
      <w:proofErr w:type="spellEnd"/>
      <w:r w:rsidRPr="00BD62C4">
        <w:rPr>
          <w:rFonts w:ascii="Arial" w:hAnsi="Arial" w:cs="Arial"/>
          <w:b/>
          <w:bCs/>
        </w:rPr>
        <w:t>-Fi:</w:t>
      </w:r>
      <w:r w:rsidRPr="00BD62C4">
        <w:rPr>
          <w:rFonts w:ascii="Arial" w:hAnsi="Arial" w:cs="Arial"/>
        </w:rPr>
        <w:t xml:space="preserve"> El dispositivo será capaz de conectarse a redes </w:t>
      </w:r>
      <w:proofErr w:type="spellStart"/>
      <w:r w:rsidRPr="00BD62C4">
        <w:rPr>
          <w:rFonts w:ascii="Arial" w:hAnsi="Arial" w:cs="Arial"/>
        </w:rPr>
        <w:t>Wi</w:t>
      </w:r>
      <w:proofErr w:type="spellEnd"/>
      <w:r w:rsidRPr="00BD62C4">
        <w:rPr>
          <w:rFonts w:ascii="Arial" w:hAnsi="Arial" w:cs="Arial"/>
        </w:rPr>
        <w:t xml:space="preserve">-Fi para poder comunicarse con el punto de acceso </w:t>
      </w:r>
      <w:proofErr w:type="spellStart"/>
      <w:r w:rsidRPr="00BD62C4">
        <w:rPr>
          <w:rFonts w:ascii="Arial" w:hAnsi="Arial" w:cs="Arial"/>
        </w:rPr>
        <w:t>Wi</w:t>
      </w:r>
      <w:proofErr w:type="spellEnd"/>
      <w:r w:rsidRPr="00BD62C4">
        <w:rPr>
          <w:rFonts w:ascii="Arial" w:hAnsi="Arial" w:cs="Arial"/>
        </w:rPr>
        <w:t>-Fi habilitado por el profesor.</w:t>
      </w:r>
    </w:p>
    <w:p w14:paraId="48229B0D" w14:textId="77777777" w:rsidR="003A0F58" w:rsidRPr="00BD62C4" w:rsidRDefault="003A0F58" w:rsidP="003A0F58">
      <w:pPr>
        <w:pStyle w:val="Prrafodelista"/>
        <w:ind w:left="360"/>
        <w:rPr>
          <w:rFonts w:ascii="Arial" w:hAnsi="Arial" w:cs="Arial"/>
        </w:rPr>
      </w:pPr>
    </w:p>
    <w:p w14:paraId="6FE291F8" w14:textId="530E623D" w:rsidR="003A0F58" w:rsidRPr="003A0F58" w:rsidRDefault="002C60C3" w:rsidP="003A0F58">
      <w:pPr>
        <w:pStyle w:val="Prrafodelista"/>
        <w:numPr>
          <w:ilvl w:val="0"/>
          <w:numId w:val="12"/>
        </w:numPr>
        <w:rPr>
          <w:rFonts w:ascii="Arial" w:hAnsi="Arial" w:cs="Arial"/>
        </w:rPr>
      </w:pPr>
      <w:r w:rsidRPr="00BD62C4">
        <w:rPr>
          <w:rFonts w:ascii="Arial" w:hAnsi="Arial" w:cs="Arial"/>
          <w:b/>
          <w:bCs/>
        </w:rPr>
        <w:t>Funcionalidad de Compartir Internet</w:t>
      </w:r>
      <w:r w:rsidRPr="00BD62C4">
        <w:rPr>
          <w:rFonts w:ascii="Arial" w:hAnsi="Arial" w:cs="Arial"/>
        </w:rPr>
        <w:t xml:space="preserve">: Para que los estudiantes se conecten al punto de acceso </w:t>
      </w:r>
      <w:proofErr w:type="spellStart"/>
      <w:r w:rsidRPr="00BD62C4">
        <w:rPr>
          <w:rFonts w:ascii="Arial" w:hAnsi="Arial" w:cs="Arial"/>
        </w:rPr>
        <w:t>Wi</w:t>
      </w:r>
      <w:proofErr w:type="spellEnd"/>
      <w:r w:rsidRPr="00BD62C4">
        <w:rPr>
          <w:rFonts w:ascii="Arial" w:hAnsi="Arial" w:cs="Arial"/>
        </w:rPr>
        <w:t>-Fi del profesor, el dispositivo móvil del profesor debe ser capaz de compartir su conexión a Internet a través de la función de "</w:t>
      </w:r>
      <w:proofErr w:type="spellStart"/>
      <w:r w:rsidRPr="00BD62C4">
        <w:rPr>
          <w:rFonts w:ascii="Arial" w:hAnsi="Arial" w:cs="Arial"/>
        </w:rPr>
        <w:t>Hotspot</w:t>
      </w:r>
      <w:proofErr w:type="spellEnd"/>
      <w:r w:rsidRPr="00BD62C4">
        <w:rPr>
          <w:rFonts w:ascii="Arial" w:hAnsi="Arial" w:cs="Arial"/>
        </w:rPr>
        <w:t xml:space="preserve">" o "Zona </w:t>
      </w:r>
      <w:proofErr w:type="spellStart"/>
      <w:r w:rsidRPr="00BD62C4">
        <w:rPr>
          <w:rFonts w:ascii="Arial" w:hAnsi="Arial" w:cs="Arial"/>
        </w:rPr>
        <w:t>Wi</w:t>
      </w:r>
      <w:proofErr w:type="spellEnd"/>
      <w:r w:rsidRPr="00BD62C4">
        <w:rPr>
          <w:rFonts w:ascii="Arial" w:hAnsi="Arial" w:cs="Arial"/>
        </w:rPr>
        <w:t>-Fi".</w:t>
      </w:r>
    </w:p>
    <w:p w14:paraId="5F44DD17" w14:textId="77777777" w:rsidR="003A0F58" w:rsidRPr="00BD62C4" w:rsidRDefault="003A0F58" w:rsidP="003A0F58">
      <w:pPr>
        <w:pStyle w:val="Prrafodelista"/>
        <w:ind w:left="360"/>
        <w:rPr>
          <w:rFonts w:ascii="Arial" w:hAnsi="Arial" w:cs="Arial"/>
        </w:rPr>
      </w:pPr>
    </w:p>
    <w:p w14:paraId="0189B81C" w14:textId="77777777" w:rsidR="002C60C3" w:rsidRPr="00BD62C4" w:rsidRDefault="002C60C3" w:rsidP="009E5827">
      <w:pPr>
        <w:pStyle w:val="Prrafodelista"/>
        <w:numPr>
          <w:ilvl w:val="0"/>
          <w:numId w:val="12"/>
        </w:numPr>
        <w:rPr>
          <w:rFonts w:ascii="Arial" w:hAnsi="Arial" w:cs="Arial"/>
          <w:b/>
          <w:bCs/>
        </w:rPr>
      </w:pPr>
      <w:r w:rsidRPr="00BD62C4">
        <w:rPr>
          <w:rFonts w:ascii="Arial" w:hAnsi="Arial" w:cs="Arial"/>
          <w:b/>
          <w:bCs/>
        </w:rPr>
        <w:t xml:space="preserve">Pantalla e Interfaz de Usuario: </w:t>
      </w:r>
    </w:p>
    <w:p w14:paraId="1B68C837" w14:textId="77777777" w:rsidR="002C60C3" w:rsidRPr="00BD62C4" w:rsidRDefault="002C60C3" w:rsidP="000A13F4">
      <w:pPr>
        <w:pStyle w:val="Prrafodelista"/>
        <w:numPr>
          <w:ilvl w:val="1"/>
          <w:numId w:val="12"/>
        </w:numPr>
        <w:rPr>
          <w:rFonts w:ascii="Arial" w:hAnsi="Arial" w:cs="Arial"/>
        </w:rPr>
      </w:pPr>
      <w:r w:rsidRPr="00BD62C4">
        <w:rPr>
          <w:rFonts w:ascii="Arial" w:hAnsi="Arial" w:cs="Arial"/>
          <w:b/>
          <w:bCs/>
        </w:rPr>
        <w:t>Pulgadas:</w:t>
      </w:r>
      <w:r w:rsidRPr="00BD62C4">
        <w:rPr>
          <w:rFonts w:ascii="Arial" w:hAnsi="Arial" w:cs="Arial"/>
        </w:rPr>
        <w:t xml:space="preserve"> De entre 5 y 6 pulgadas para una cómoda visualización.</w:t>
      </w:r>
    </w:p>
    <w:p w14:paraId="1DD5A8BF" w14:textId="77777777" w:rsidR="002C60C3" w:rsidRPr="00BD62C4" w:rsidRDefault="002C60C3" w:rsidP="009E5827">
      <w:pPr>
        <w:pStyle w:val="Prrafodelista"/>
        <w:numPr>
          <w:ilvl w:val="1"/>
          <w:numId w:val="12"/>
        </w:numPr>
        <w:rPr>
          <w:rFonts w:ascii="Arial" w:hAnsi="Arial" w:cs="Arial"/>
        </w:rPr>
      </w:pPr>
      <w:r w:rsidRPr="00BD62C4">
        <w:rPr>
          <w:rFonts w:ascii="Arial" w:hAnsi="Arial" w:cs="Arial"/>
          <w:b/>
          <w:bCs/>
        </w:rPr>
        <w:t>Resolución:</w:t>
      </w:r>
      <w:r w:rsidRPr="00BD62C4">
        <w:rPr>
          <w:rFonts w:ascii="Arial" w:hAnsi="Arial" w:cs="Arial"/>
        </w:rPr>
        <w:t xml:space="preserve"> Full HD (1080p) que es de 1920x1080 píxeles. Ofrece una calidad de imagen nítida.</w:t>
      </w:r>
    </w:p>
    <w:p w14:paraId="28B7604C" w14:textId="1243D576" w:rsidR="002C60C3" w:rsidRDefault="00363FC7" w:rsidP="009E5827">
      <w:pPr>
        <w:pStyle w:val="Prrafodelista"/>
        <w:numPr>
          <w:ilvl w:val="1"/>
          <w:numId w:val="12"/>
        </w:numPr>
        <w:rPr>
          <w:rFonts w:ascii="Arial" w:hAnsi="Arial" w:cs="Arial"/>
        </w:rPr>
      </w:pPr>
      <w:r w:rsidRPr="00BD62C4">
        <w:rPr>
          <w:rFonts w:ascii="Arial" w:hAnsi="Arial" w:cs="Arial"/>
          <w:b/>
          <w:bCs/>
        </w:rPr>
        <w:t>D</w:t>
      </w:r>
      <w:r w:rsidR="002C60C3" w:rsidRPr="00BD62C4">
        <w:rPr>
          <w:rFonts w:ascii="Arial" w:hAnsi="Arial" w:cs="Arial"/>
          <w:b/>
          <w:bCs/>
        </w:rPr>
        <w:t>ensidad de píxeles:</w:t>
      </w:r>
      <w:r w:rsidR="002C60C3" w:rsidRPr="00BD62C4">
        <w:rPr>
          <w:rFonts w:ascii="Arial" w:hAnsi="Arial" w:cs="Arial"/>
        </w:rPr>
        <w:t xml:space="preserve"> de 250 PPI en adelante</w:t>
      </w:r>
    </w:p>
    <w:p w14:paraId="37B60594" w14:textId="77777777" w:rsidR="00E14083" w:rsidRPr="00BD62C4" w:rsidRDefault="00E14083" w:rsidP="00E14083">
      <w:pPr>
        <w:pStyle w:val="Prrafodelista"/>
        <w:ind w:left="785"/>
        <w:rPr>
          <w:rFonts w:ascii="Arial" w:hAnsi="Arial" w:cs="Arial"/>
        </w:rPr>
      </w:pPr>
    </w:p>
    <w:p w14:paraId="52BF4827" w14:textId="68C750E3" w:rsidR="009633B4" w:rsidRPr="00BD62C4" w:rsidRDefault="009633B4" w:rsidP="009E5827">
      <w:pPr>
        <w:pStyle w:val="Prrafodelista"/>
        <w:numPr>
          <w:ilvl w:val="0"/>
          <w:numId w:val="12"/>
        </w:numPr>
        <w:rPr>
          <w:rFonts w:ascii="Arial" w:hAnsi="Arial" w:cs="Arial"/>
          <w:b/>
          <w:bCs/>
        </w:rPr>
      </w:pPr>
      <w:r w:rsidRPr="00BD62C4">
        <w:rPr>
          <w:rFonts w:ascii="Arial" w:hAnsi="Arial" w:cs="Arial"/>
          <w:b/>
          <w:bCs/>
        </w:rPr>
        <w:t>Dispositivos:</w:t>
      </w:r>
    </w:p>
    <w:p w14:paraId="78726C14" w14:textId="77777777" w:rsidR="00933F97" w:rsidRPr="00BD62C4" w:rsidRDefault="00051B2B" w:rsidP="009E5827">
      <w:pPr>
        <w:pStyle w:val="Prrafodelista"/>
        <w:numPr>
          <w:ilvl w:val="1"/>
          <w:numId w:val="12"/>
        </w:numPr>
        <w:rPr>
          <w:rFonts w:ascii="Arial" w:hAnsi="Arial" w:cs="Arial"/>
          <w:b/>
          <w:bCs/>
        </w:rPr>
      </w:pPr>
      <w:r w:rsidRPr="00BD62C4">
        <w:rPr>
          <w:rFonts w:ascii="Arial" w:hAnsi="Arial" w:cs="Arial"/>
          <w:b/>
          <w:bCs/>
        </w:rPr>
        <w:t>Sistema Operativos:</w:t>
      </w:r>
    </w:p>
    <w:p w14:paraId="72139F33" w14:textId="77777777" w:rsidR="00BA5F89" w:rsidRPr="00BD62C4" w:rsidRDefault="009633B4" w:rsidP="00BA5F89">
      <w:pPr>
        <w:pStyle w:val="Prrafodelista"/>
        <w:ind w:left="785"/>
        <w:rPr>
          <w:rFonts w:ascii="Arial" w:hAnsi="Arial" w:cs="Arial"/>
        </w:rPr>
      </w:pPr>
      <w:r w:rsidRPr="00BD62C4">
        <w:rPr>
          <w:rFonts w:ascii="Arial" w:hAnsi="Arial" w:cs="Arial"/>
        </w:rPr>
        <w:t>El sistema operativo que necesitaran los dispositivos móviles para su compatibilidad es:</w:t>
      </w:r>
    </w:p>
    <w:p w14:paraId="3E739035" w14:textId="77777777" w:rsidR="000A13F4" w:rsidRDefault="009633B4" w:rsidP="000A13F4">
      <w:pPr>
        <w:pStyle w:val="Prrafodelista"/>
        <w:ind w:left="708" w:firstLine="77"/>
        <w:rPr>
          <w:rFonts w:ascii="Arial" w:hAnsi="Arial" w:cs="Arial"/>
        </w:rPr>
      </w:pPr>
      <w:r w:rsidRPr="00BD62C4">
        <w:rPr>
          <w:rFonts w:ascii="Arial" w:hAnsi="Arial" w:cs="Arial"/>
          <w:b/>
          <w:bCs/>
        </w:rPr>
        <w:t>Android:</w:t>
      </w:r>
      <w:r w:rsidR="000A13F4">
        <w:rPr>
          <w:rFonts w:ascii="Arial" w:hAnsi="Arial" w:cs="Arial"/>
          <w:b/>
          <w:bCs/>
        </w:rPr>
        <w:t xml:space="preserve"> </w:t>
      </w:r>
      <w:r w:rsidRPr="000A13F4">
        <w:rPr>
          <w:rFonts w:ascii="Arial" w:hAnsi="Arial" w:cs="Arial"/>
        </w:rPr>
        <w:t>Versión: Android 10 hasta Versiones actuales.</w:t>
      </w:r>
    </w:p>
    <w:p w14:paraId="188BE07C" w14:textId="757FAF43" w:rsidR="009633B4" w:rsidRDefault="009633B4" w:rsidP="000A13F4">
      <w:pPr>
        <w:pStyle w:val="Prrafodelista"/>
        <w:ind w:left="708" w:firstLine="77"/>
        <w:rPr>
          <w:rFonts w:ascii="Arial" w:hAnsi="Arial" w:cs="Arial"/>
        </w:rPr>
      </w:pPr>
      <w:r w:rsidRPr="000A13F4">
        <w:rPr>
          <w:rFonts w:ascii="Arial" w:hAnsi="Arial" w:cs="Arial"/>
          <w:b/>
          <w:bCs/>
        </w:rPr>
        <w:t>IOS:</w:t>
      </w:r>
      <w:r w:rsidR="000A13F4" w:rsidRPr="000A13F4">
        <w:rPr>
          <w:rFonts w:ascii="Arial" w:hAnsi="Arial" w:cs="Arial"/>
          <w:b/>
          <w:bCs/>
        </w:rPr>
        <w:t xml:space="preserve"> </w:t>
      </w:r>
      <w:r w:rsidRPr="000A13F4">
        <w:rPr>
          <w:rFonts w:ascii="Arial" w:hAnsi="Arial" w:cs="Arial"/>
        </w:rPr>
        <w:t>Versión: iOS 12 hasta Versiones actuales.</w:t>
      </w:r>
    </w:p>
    <w:p w14:paraId="5BEF2F5B" w14:textId="77777777" w:rsidR="00307082" w:rsidRPr="000A13F4" w:rsidRDefault="00307082" w:rsidP="000A13F4">
      <w:pPr>
        <w:pStyle w:val="Prrafodelista"/>
        <w:ind w:left="708" w:firstLine="77"/>
        <w:rPr>
          <w:rFonts w:ascii="Arial" w:hAnsi="Arial" w:cs="Arial"/>
        </w:rPr>
      </w:pPr>
    </w:p>
    <w:p w14:paraId="6F19D769" w14:textId="25E8BCDC" w:rsidR="00BE3668" w:rsidRPr="00E14083" w:rsidRDefault="00BE3668" w:rsidP="00E14083">
      <w:pPr>
        <w:pStyle w:val="Prrafodelista"/>
        <w:numPr>
          <w:ilvl w:val="1"/>
          <w:numId w:val="12"/>
        </w:numPr>
        <w:rPr>
          <w:rFonts w:ascii="Arial" w:hAnsi="Arial" w:cs="Arial"/>
        </w:rPr>
      </w:pPr>
      <w:r w:rsidRPr="00BD62C4">
        <w:rPr>
          <w:rFonts w:ascii="Arial" w:hAnsi="Arial" w:cs="Arial"/>
          <w:b/>
          <w:bCs/>
        </w:rPr>
        <w:t>Procesador:</w:t>
      </w:r>
      <w:r w:rsidRPr="00BD62C4">
        <w:rPr>
          <w:rFonts w:ascii="Arial" w:hAnsi="Arial" w:cs="Arial"/>
        </w:rPr>
        <w:t xml:space="preserve"> Dado que la aplicación necesita realizar operaciones de detección de dispositivos y comparación de listas en tiempo real, así como generar informes al final de la clase</w:t>
      </w:r>
      <w:r w:rsidR="00E06F20" w:rsidRPr="00BD62C4">
        <w:rPr>
          <w:rFonts w:ascii="Arial" w:hAnsi="Arial" w:cs="Arial"/>
        </w:rPr>
        <w:t>.</w:t>
      </w:r>
      <w:r w:rsidRPr="00BD62C4">
        <w:rPr>
          <w:rFonts w:ascii="Arial" w:hAnsi="Arial" w:cs="Arial"/>
        </w:rPr>
        <w:t xml:space="preserve"> </w:t>
      </w:r>
      <w:r w:rsidRPr="00E14083">
        <w:rPr>
          <w:rFonts w:ascii="Arial" w:hAnsi="Arial" w:cs="Arial"/>
        </w:rPr>
        <w:t>Frecuencia:</w:t>
      </w:r>
      <w:r w:rsidR="000E7EF5" w:rsidRPr="00E14083">
        <w:rPr>
          <w:rFonts w:ascii="Arial" w:hAnsi="Arial" w:cs="Arial"/>
        </w:rPr>
        <w:t xml:space="preserve"> </w:t>
      </w:r>
      <w:r w:rsidR="00220705" w:rsidRPr="00E14083">
        <w:rPr>
          <w:rFonts w:ascii="Arial" w:hAnsi="Arial" w:cs="Arial"/>
        </w:rPr>
        <w:t xml:space="preserve">La </w:t>
      </w:r>
      <w:r w:rsidR="00DD06F8" w:rsidRPr="00E14083">
        <w:rPr>
          <w:rFonts w:ascii="Arial" w:hAnsi="Arial" w:cs="Arial"/>
        </w:rPr>
        <w:t xml:space="preserve">frecuencia </w:t>
      </w:r>
      <w:r w:rsidR="00D95DDD" w:rsidRPr="00E14083">
        <w:rPr>
          <w:rFonts w:ascii="Arial" w:hAnsi="Arial" w:cs="Arial"/>
        </w:rPr>
        <w:t xml:space="preserve">a la que tienen que trabajar </w:t>
      </w:r>
      <w:r w:rsidR="00E06F20" w:rsidRPr="00E14083">
        <w:rPr>
          <w:rFonts w:ascii="Arial" w:hAnsi="Arial" w:cs="Arial"/>
        </w:rPr>
        <w:t>los procesadores es de 1.5 GHz.</w:t>
      </w:r>
    </w:p>
    <w:p w14:paraId="6BA8FA6E" w14:textId="4ED3FE90" w:rsidR="00BE3668" w:rsidRDefault="00BE3668" w:rsidP="00933F97">
      <w:pPr>
        <w:pStyle w:val="Prrafodelista"/>
        <w:ind w:left="360" w:firstLine="348"/>
        <w:rPr>
          <w:rFonts w:ascii="Arial" w:hAnsi="Arial" w:cs="Arial"/>
        </w:rPr>
      </w:pPr>
      <w:r w:rsidRPr="00BD62C4">
        <w:rPr>
          <w:rFonts w:ascii="Arial" w:hAnsi="Arial" w:cs="Arial"/>
        </w:rPr>
        <w:t>Núcleos:</w:t>
      </w:r>
      <w:r w:rsidR="000E7EF5" w:rsidRPr="00BD62C4">
        <w:rPr>
          <w:rFonts w:ascii="Arial" w:hAnsi="Arial" w:cs="Arial"/>
        </w:rPr>
        <w:t xml:space="preserve"> </w:t>
      </w:r>
      <w:r w:rsidR="00E06F20" w:rsidRPr="00BD62C4">
        <w:rPr>
          <w:rFonts w:ascii="Arial" w:hAnsi="Arial" w:cs="Arial"/>
        </w:rPr>
        <w:t>Se requerirá un procesador de al menos cuatro núcleos.</w:t>
      </w:r>
    </w:p>
    <w:p w14:paraId="4F401551" w14:textId="77777777" w:rsidR="00307082" w:rsidRPr="00BD62C4" w:rsidRDefault="00307082" w:rsidP="00933F97">
      <w:pPr>
        <w:pStyle w:val="Prrafodelista"/>
        <w:ind w:left="360" w:firstLine="348"/>
        <w:rPr>
          <w:rFonts w:ascii="Arial" w:hAnsi="Arial" w:cs="Arial"/>
        </w:rPr>
      </w:pPr>
    </w:p>
    <w:p w14:paraId="02B40A78" w14:textId="3C3E87FB" w:rsidR="002C60C3" w:rsidRDefault="002C60C3" w:rsidP="009E5827">
      <w:pPr>
        <w:pStyle w:val="Prrafodelista"/>
        <w:numPr>
          <w:ilvl w:val="1"/>
          <w:numId w:val="12"/>
        </w:numPr>
        <w:rPr>
          <w:rFonts w:ascii="Arial" w:hAnsi="Arial" w:cs="Arial"/>
        </w:rPr>
      </w:pPr>
      <w:r w:rsidRPr="00BD62C4">
        <w:rPr>
          <w:rFonts w:ascii="Arial" w:hAnsi="Arial" w:cs="Arial"/>
          <w:b/>
          <w:bCs/>
        </w:rPr>
        <w:t>Memoria RAM:</w:t>
      </w:r>
      <w:r w:rsidRPr="00BD62C4">
        <w:rPr>
          <w:rFonts w:ascii="Arial" w:hAnsi="Arial" w:cs="Arial"/>
        </w:rPr>
        <w:t xml:space="preserve"> Dado que la aplicación necesita realizar un seguimiento de los dispositivos conectados a la red </w:t>
      </w:r>
      <w:proofErr w:type="spellStart"/>
      <w:r w:rsidRPr="00BD62C4">
        <w:rPr>
          <w:rFonts w:ascii="Arial" w:hAnsi="Arial" w:cs="Arial"/>
        </w:rPr>
        <w:t>Wi</w:t>
      </w:r>
      <w:proofErr w:type="spellEnd"/>
      <w:r w:rsidRPr="00BD62C4">
        <w:rPr>
          <w:rFonts w:ascii="Arial" w:hAnsi="Arial" w:cs="Arial"/>
        </w:rPr>
        <w:t>-Fi del profesor y compararlos con una lista preestablecida de estudiantes, así como generar informes de asistencia, se</w:t>
      </w:r>
      <w:r w:rsidR="00307082">
        <w:rPr>
          <w:rFonts w:ascii="Arial" w:hAnsi="Arial" w:cs="Arial"/>
        </w:rPr>
        <w:t xml:space="preserve"> </w:t>
      </w:r>
      <w:r w:rsidRPr="00BD62C4">
        <w:rPr>
          <w:rFonts w:ascii="Arial" w:hAnsi="Arial" w:cs="Arial"/>
        </w:rPr>
        <w:lastRenderedPageBreak/>
        <w:t>requerirá un nivel mínimo de 2 GB de RAM. Esto permitirá que la aplicación maneje eficientemente las operaciones de detección de dispositivos, comparación de listas y generación de informes sin ralentizaciones significativas.</w:t>
      </w:r>
    </w:p>
    <w:p w14:paraId="27746404" w14:textId="77777777" w:rsidR="00307082" w:rsidRPr="00BD62C4" w:rsidRDefault="00307082" w:rsidP="00307082">
      <w:pPr>
        <w:pStyle w:val="Prrafodelista"/>
        <w:ind w:left="785"/>
        <w:rPr>
          <w:rFonts w:ascii="Arial" w:hAnsi="Arial" w:cs="Arial"/>
        </w:rPr>
      </w:pPr>
    </w:p>
    <w:p w14:paraId="5002609E" w14:textId="43A5E43F" w:rsidR="002C60C3" w:rsidRDefault="002C60C3" w:rsidP="009E5827">
      <w:pPr>
        <w:pStyle w:val="Prrafodelista"/>
        <w:numPr>
          <w:ilvl w:val="1"/>
          <w:numId w:val="12"/>
        </w:numPr>
        <w:rPr>
          <w:rFonts w:ascii="Arial" w:hAnsi="Arial" w:cs="Arial"/>
        </w:rPr>
      </w:pPr>
      <w:r w:rsidRPr="00BD62C4">
        <w:rPr>
          <w:rFonts w:ascii="Arial" w:hAnsi="Arial" w:cs="Arial"/>
          <w:b/>
          <w:bCs/>
        </w:rPr>
        <w:t>Almacenamiento:</w:t>
      </w:r>
      <w:r w:rsidRPr="00BD62C4">
        <w:rPr>
          <w:rFonts w:ascii="Arial" w:hAnsi="Arial" w:cs="Arial"/>
        </w:rPr>
        <w:t xml:space="preserve"> La aplicación debería ocupar </w:t>
      </w:r>
      <w:r w:rsidR="00D92BC1" w:rsidRPr="00BD62C4">
        <w:rPr>
          <w:rFonts w:ascii="Arial" w:hAnsi="Arial" w:cs="Arial"/>
        </w:rPr>
        <w:t xml:space="preserve">un total de </w:t>
      </w:r>
      <w:r w:rsidR="0080265F" w:rsidRPr="00BD62C4">
        <w:rPr>
          <w:rFonts w:ascii="Arial" w:hAnsi="Arial" w:cs="Arial"/>
        </w:rPr>
        <w:t>1.1 GB</w:t>
      </w:r>
      <w:r w:rsidR="000E7EF5" w:rsidRPr="00BD62C4">
        <w:rPr>
          <w:rFonts w:ascii="Arial" w:hAnsi="Arial" w:cs="Arial"/>
        </w:rPr>
        <w:t xml:space="preserve"> </w:t>
      </w:r>
      <w:r w:rsidRPr="00BD62C4">
        <w:rPr>
          <w:rFonts w:ascii="Arial" w:hAnsi="Arial" w:cs="Arial"/>
        </w:rPr>
        <w:t>espacio de almacenamiento, p</w:t>
      </w:r>
      <w:r w:rsidR="00380ADC" w:rsidRPr="00BD62C4">
        <w:rPr>
          <w:rFonts w:ascii="Arial" w:hAnsi="Arial" w:cs="Arial"/>
        </w:rPr>
        <w:t>ara</w:t>
      </w:r>
      <w:r w:rsidRPr="00BD62C4">
        <w:rPr>
          <w:rFonts w:ascii="Arial" w:hAnsi="Arial" w:cs="Arial"/>
        </w:rPr>
        <w:t xml:space="preserve"> almacenar datos temporales, como la lista de estudiantes esperados para la clase y los registros de asistencia históricos</w:t>
      </w:r>
      <w:r w:rsidR="00497548" w:rsidRPr="00BD62C4">
        <w:rPr>
          <w:rFonts w:ascii="Arial" w:hAnsi="Arial" w:cs="Arial"/>
        </w:rPr>
        <w:t xml:space="preserve"> </w:t>
      </w:r>
      <w:r w:rsidRPr="00BD62C4">
        <w:rPr>
          <w:rFonts w:ascii="Arial" w:hAnsi="Arial" w:cs="Arial"/>
        </w:rPr>
        <w:t>disponible</w:t>
      </w:r>
      <w:r w:rsidR="00497548" w:rsidRPr="00BD62C4">
        <w:rPr>
          <w:rFonts w:ascii="Arial" w:hAnsi="Arial" w:cs="Arial"/>
        </w:rPr>
        <w:t>s</w:t>
      </w:r>
      <w:r w:rsidRPr="00BD62C4">
        <w:rPr>
          <w:rFonts w:ascii="Arial" w:hAnsi="Arial" w:cs="Arial"/>
        </w:rPr>
        <w:t xml:space="preserve"> para garantizar que haya suficiente espacio para estos datos adicionales.</w:t>
      </w:r>
    </w:p>
    <w:p w14:paraId="00F1748A" w14:textId="77777777" w:rsidR="00B70C7F" w:rsidRPr="00B70C7F" w:rsidRDefault="00B70C7F" w:rsidP="00B70C7F">
      <w:pPr>
        <w:rPr>
          <w:rFonts w:ascii="Arial" w:hAnsi="Arial" w:cs="Arial"/>
        </w:rPr>
      </w:pPr>
    </w:p>
    <w:p w14:paraId="5480D4A5" w14:textId="6FD2474B" w:rsidR="00183CFC" w:rsidRPr="00BD62C4" w:rsidRDefault="00183CFC" w:rsidP="00544828">
      <w:pPr>
        <w:pStyle w:val="Prrafodelista"/>
        <w:numPr>
          <w:ilvl w:val="0"/>
          <w:numId w:val="51"/>
        </w:numPr>
        <w:rPr>
          <w:rFonts w:ascii="Arial" w:hAnsi="Arial" w:cs="Arial"/>
          <w:b/>
          <w:bCs/>
          <w:sz w:val="24"/>
          <w:szCs w:val="24"/>
        </w:rPr>
      </w:pPr>
      <w:r w:rsidRPr="00BD62C4">
        <w:rPr>
          <w:rFonts w:ascii="Arial" w:hAnsi="Arial" w:cs="Arial"/>
          <w:b/>
          <w:bCs/>
          <w:sz w:val="24"/>
          <w:szCs w:val="24"/>
        </w:rPr>
        <w:t>Factibilidad legal:</w:t>
      </w:r>
    </w:p>
    <w:p w14:paraId="45F67B69" w14:textId="1712CFDB" w:rsidR="00F16F2D" w:rsidRDefault="00032749" w:rsidP="00AC251B">
      <w:pPr>
        <w:pStyle w:val="Prrafodelista"/>
        <w:numPr>
          <w:ilvl w:val="0"/>
          <w:numId w:val="53"/>
        </w:numPr>
        <w:rPr>
          <w:rFonts w:ascii="Arial" w:hAnsi="Arial" w:cs="Arial"/>
        </w:rPr>
      </w:pPr>
      <w:r w:rsidRPr="00BD62C4">
        <w:rPr>
          <w:rFonts w:ascii="Arial" w:hAnsi="Arial" w:cs="Arial"/>
          <w:b/>
          <w:bCs/>
        </w:rPr>
        <w:t>Cumplimiento Normativo:</w:t>
      </w:r>
    </w:p>
    <w:p w14:paraId="2F76D13A" w14:textId="4778C0BE" w:rsidR="00D3256B" w:rsidRPr="00D3256B" w:rsidRDefault="00D3256B" w:rsidP="00D3256B">
      <w:pPr>
        <w:rPr>
          <w:rFonts w:ascii="Arial" w:hAnsi="Arial" w:cs="Arial"/>
          <w:sz w:val="24"/>
          <w:szCs w:val="24"/>
          <w:lang w:eastAsia="es-ES"/>
        </w:rPr>
      </w:pPr>
      <w:r w:rsidRPr="00D3256B">
        <w:rPr>
          <w:rFonts w:ascii="Arial" w:hAnsi="Arial" w:cs="Arial"/>
          <w:sz w:val="24"/>
          <w:szCs w:val="24"/>
          <w:lang w:eastAsia="es-ES"/>
        </w:rPr>
        <w:t xml:space="preserve">Para la creación de la app de registro de asistencia de manera automática tomaremos en cuenta los siguientes aspectos </w:t>
      </w:r>
    </w:p>
    <w:p w14:paraId="50F4FDD1" w14:textId="1186DD5A" w:rsidR="002D35CE" w:rsidRPr="00BD62C4" w:rsidRDefault="00032749" w:rsidP="002D35CE">
      <w:pPr>
        <w:rPr>
          <w:rFonts w:ascii="Arial" w:hAnsi="Arial" w:cs="Arial"/>
        </w:rPr>
      </w:pPr>
      <w:r w:rsidRPr="007B5673">
        <w:rPr>
          <w:rFonts w:ascii="Arial" w:hAnsi="Arial" w:cs="Arial"/>
          <w:b/>
          <w:bCs/>
        </w:rPr>
        <w:t>Ley de Protección de Datos Personales de Nicaragua</w:t>
      </w:r>
      <w:r w:rsidR="002A0522">
        <w:rPr>
          <w:rFonts w:ascii="Arial" w:hAnsi="Arial" w:cs="Arial"/>
        </w:rPr>
        <w:t xml:space="preserve">: Esta ley </w:t>
      </w:r>
      <w:r w:rsidRPr="00BD62C4">
        <w:rPr>
          <w:rFonts w:ascii="Arial" w:hAnsi="Arial" w:cs="Arial"/>
        </w:rPr>
        <w:t>la cual establece los principios para el tratamiento legítimo, justo y transparente de los datos personales. Esto implica que la recopilación y procesamiento de información de los estudiantes debe ser transparente, con propósitos específicos y legítimos, y los datos deben ser tratados de manera confidencial y segura.</w:t>
      </w:r>
    </w:p>
    <w:p w14:paraId="2AB538C4" w14:textId="77777777" w:rsidR="00E45695" w:rsidRPr="00BD62C4" w:rsidRDefault="00E45695" w:rsidP="00E45695">
      <w:pPr>
        <w:rPr>
          <w:rFonts w:ascii="Arial" w:hAnsi="Arial" w:cs="Arial"/>
          <w:lang w:eastAsia="es-ES"/>
        </w:rPr>
      </w:pPr>
      <w:r w:rsidRPr="00BD62C4">
        <w:rPr>
          <w:rFonts w:ascii="Arial" w:hAnsi="Arial" w:cs="Arial"/>
          <w:b/>
          <w:bCs/>
          <w:lang w:eastAsia="es-ES"/>
        </w:rPr>
        <w:t>Protección de tu Código Fuente:</w:t>
      </w:r>
      <w:r w:rsidRPr="00BD62C4">
        <w:rPr>
          <w:rFonts w:ascii="Arial" w:hAnsi="Arial" w:cs="Arial"/>
          <w:lang w:eastAsia="es-ES"/>
        </w:rPr>
        <w:t xml:space="preserve"> El Derecho de Autor nos permite proteger el código fuente de tu aplicación. Esto significa que nadie más puede copiar o distribuir el código sin tu permiso.</w:t>
      </w:r>
    </w:p>
    <w:p w14:paraId="054F905F" w14:textId="77777777" w:rsidR="00E45695" w:rsidRPr="00BD62C4" w:rsidRDefault="00E45695" w:rsidP="00E45695">
      <w:pPr>
        <w:rPr>
          <w:rFonts w:ascii="Arial" w:hAnsi="Arial" w:cs="Arial"/>
          <w:lang w:eastAsia="es-ES"/>
        </w:rPr>
      </w:pPr>
      <w:r w:rsidRPr="00BD62C4">
        <w:rPr>
          <w:rFonts w:ascii="Arial" w:hAnsi="Arial" w:cs="Arial"/>
          <w:b/>
          <w:bCs/>
          <w:lang w:eastAsia="es-ES"/>
        </w:rPr>
        <w:t>Elementos Gráficos y Diseño:</w:t>
      </w:r>
      <w:r w:rsidRPr="00BD62C4">
        <w:rPr>
          <w:rFonts w:ascii="Arial" w:hAnsi="Arial" w:cs="Arial"/>
          <w:lang w:eastAsia="es-ES"/>
        </w:rPr>
        <w:t xml:space="preserve"> Con respecto a logotipos, iconos o elementos gráficos únicos en la aplicación, también los protegeremos mediante el derecho de autor.</w:t>
      </w:r>
    </w:p>
    <w:p w14:paraId="586245D5" w14:textId="77777777" w:rsidR="00E45695" w:rsidRPr="00BD62C4" w:rsidRDefault="00E45695" w:rsidP="00E45695">
      <w:pPr>
        <w:rPr>
          <w:rFonts w:ascii="Arial" w:hAnsi="Arial" w:cs="Arial"/>
          <w:b/>
          <w:bCs/>
          <w:lang w:eastAsia="es-ES"/>
        </w:rPr>
      </w:pPr>
      <w:r w:rsidRPr="00BD62C4">
        <w:rPr>
          <w:rFonts w:ascii="Arial" w:hAnsi="Arial" w:cs="Arial"/>
          <w:b/>
          <w:bCs/>
          <w:lang w:eastAsia="es-ES"/>
        </w:rPr>
        <w:t>Ley de Patentes:</w:t>
      </w:r>
    </w:p>
    <w:p w14:paraId="4D1DD47E" w14:textId="77777777" w:rsidR="00E45695" w:rsidRPr="00BD62C4" w:rsidRDefault="00E45695" w:rsidP="00E45695">
      <w:pPr>
        <w:rPr>
          <w:rFonts w:ascii="Arial" w:hAnsi="Arial" w:cs="Arial"/>
          <w:lang w:eastAsia="es-ES"/>
        </w:rPr>
      </w:pPr>
      <w:r w:rsidRPr="00BD62C4">
        <w:rPr>
          <w:rFonts w:ascii="Arial" w:hAnsi="Arial" w:cs="Arial"/>
          <w:lang w:eastAsia="es-ES"/>
        </w:rPr>
        <w:t>La aplicación incluye una innovación técnica, se solicitará una patente. Esto nos otorgaría derechos exclusivos sobre esa innovación durante un período determinado.</w:t>
      </w:r>
    </w:p>
    <w:p w14:paraId="0C6DD6FE" w14:textId="77777777" w:rsidR="00E45695" w:rsidRPr="00BD62C4" w:rsidRDefault="00E45695" w:rsidP="00E45695">
      <w:pPr>
        <w:rPr>
          <w:rFonts w:ascii="Arial" w:hAnsi="Arial" w:cs="Arial"/>
          <w:b/>
          <w:bCs/>
          <w:lang w:eastAsia="es-ES"/>
        </w:rPr>
      </w:pPr>
      <w:r w:rsidRPr="00BD62C4">
        <w:rPr>
          <w:rFonts w:ascii="Arial" w:hAnsi="Arial" w:cs="Arial"/>
          <w:b/>
          <w:bCs/>
          <w:lang w:eastAsia="es-ES"/>
        </w:rPr>
        <w:t>Ley de Contraloría General de la República:</w:t>
      </w:r>
    </w:p>
    <w:p w14:paraId="6CDD935B" w14:textId="77777777" w:rsidR="00E45695" w:rsidRPr="00BD62C4" w:rsidRDefault="00E45695" w:rsidP="00E45695">
      <w:pPr>
        <w:rPr>
          <w:rFonts w:ascii="Arial" w:hAnsi="Arial" w:cs="Arial"/>
          <w:lang w:eastAsia="es-ES"/>
        </w:rPr>
      </w:pPr>
      <w:r w:rsidRPr="00BD62C4">
        <w:rPr>
          <w:rFonts w:ascii="Arial" w:hAnsi="Arial" w:cs="Arial"/>
          <w:lang w:eastAsia="es-ES"/>
        </w:rPr>
        <w:t>Esta ley se relaciona con el uso de datos y sistemas electrónicos en la administración pública. Para la aplicación, se cumplirá con las regulaciones sobre privacidad y protección de datos.</w:t>
      </w:r>
    </w:p>
    <w:p w14:paraId="62968DB9" w14:textId="68EEE419" w:rsidR="006E04D8" w:rsidRPr="00577642" w:rsidRDefault="00E45695" w:rsidP="002D35CE">
      <w:pPr>
        <w:rPr>
          <w:rFonts w:ascii="Arial" w:hAnsi="Arial" w:cs="Arial"/>
          <w:lang w:eastAsia="es-ES"/>
        </w:rPr>
      </w:pPr>
      <w:r w:rsidRPr="00BD62C4">
        <w:rPr>
          <w:rFonts w:ascii="Arial" w:hAnsi="Arial" w:cs="Arial"/>
          <w:lang w:eastAsia="es-ES"/>
        </w:rPr>
        <w:t>Se tomarán medidas para manejar la información personal de los estudiantes y profesores. Para garantizar la confidencialidad de sus datos.</w:t>
      </w:r>
    </w:p>
    <w:p w14:paraId="69364A58" w14:textId="5216D4F8" w:rsidR="002D35CE" w:rsidRPr="00BD62C4" w:rsidRDefault="002D35CE" w:rsidP="00AC251B">
      <w:pPr>
        <w:pStyle w:val="Prrafodelista"/>
        <w:numPr>
          <w:ilvl w:val="0"/>
          <w:numId w:val="53"/>
        </w:numPr>
        <w:rPr>
          <w:rFonts w:ascii="Arial" w:hAnsi="Arial" w:cs="Arial"/>
          <w:b/>
          <w:bCs/>
        </w:rPr>
      </w:pPr>
      <w:r w:rsidRPr="00BD62C4">
        <w:rPr>
          <w:rFonts w:ascii="Arial" w:hAnsi="Arial" w:cs="Arial"/>
          <w:b/>
          <w:bCs/>
        </w:rPr>
        <w:t>Derecho de autor y propiedad intelectual:</w:t>
      </w:r>
    </w:p>
    <w:p w14:paraId="62CEFC4A" w14:textId="53BCEC9B" w:rsidR="002D35CE" w:rsidRPr="00BD62C4" w:rsidRDefault="002D35CE" w:rsidP="002D35CE">
      <w:pPr>
        <w:rPr>
          <w:rFonts w:ascii="Arial" w:hAnsi="Arial" w:cs="Arial"/>
        </w:rPr>
      </w:pPr>
      <w:r w:rsidRPr="00BD62C4">
        <w:rPr>
          <w:rFonts w:ascii="Arial" w:hAnsi="Arial" w:cs="Arial"/>
        </w:rPr>
        <w:t xml:space="preserve">La idea de un sistema de registro de asistencia automatizado que utilice la función de compartir Internet para registrar la asistencia es innovadora y específica en su enfoque. Basándonos en la búsqueda realizada, no encontramos una aplicación que funcione exactamente como la propuesta, con características como la conexión a través de una Zona </w:t>
      </w:r>
      <w:proofErr w:type="spellStart"/>
      <w:r w:rsidRPr="00BD62C4">
        <w:rPr>
          <w:rFonts w:ascii="Arial" w:hAnsi="Arial" w:cs="Arial"/>
        </w:rPr>
        <w:t>Wi</w:t>
      </w:r>
      <w:proofErr w:type="spellEnd"/>
      <w:r w:rsidRPr="00BD62C4">
        <w:rPr>
          <w:rFonts w:ascii="Arial" w:hAnsi="Arial" w:cs="Arial"/>
        </w:rPr>
        <w:t>-Fi y</w:t>
      </w:r>
      <w:r w:rsidR="00996F53" w:rsidRPr="00BD62C4">
        <w:rPr>
          <w:rFonts w:ascii="Arial" w:hAnsi="Arial" w:cs="Arial"/>
        </w:rPr>
        <w:t xml:space="preserve"> la comparación </w:t>
      </w:r>
      <w:r w:rsidR="00674241" w:rsidRPr="00BD62C4">
        <w:rPr>
          <w:rFonts w:ascii="Arial" w:hAnsi="Arial" w:cs="Arial"/>
        </w:rPr>
        <w:t>de los carnets de los estudiantes</w:t>
      </w:r>
      <w:r w:rsidRPr="00BD62C4">
        <w:rPr>
          <w:rFonts w:ascii="Arial" w:hAnsi="Arial" w:cs="Arial"/>
        </w:rPr>
        <w:t>.</w:t>
      </w:r>
    </w:p>
    <w:p w14:paraId="6D578558" w14:textId="77777777" w:rsidR="002D35CE" w:rsidRPr="00BD62C4" w:rsidRDefault="002D35CE" w:rsidP="00AC251B">
      <w:pPr>
        <w:pStyle w:val="Prrafodelista"/>
        <w:numPr>
          <w:ilvl w:val="0"/>
          <w:numId w:val="53"/>
        </w:numPr>
        <w:rPr>
          <w:rFonts w:ascii="Arial" w:hAnsi="Arial" w:cs="Arial"/>
          <w:b/>
          <w:bCs/>
        </w:rPr>
      </w:pPr>
      <w:r w:rsidRPr="00BD62C4">
        <w:rPr>
          <w:rFonts w:ascii="Arial" w:hAnsi="Arial" w:cs="Arial"/>
          <w:b/>
          <w:bCs/>
        </w:rPr>
        <w:t>Licencias de Software:</w:t>
      </w:r>
    </w:p>
    <w:p w14:paraId="51A37B40" w14:textId="3FB8906F" w:rsidR="002D35CE" w:rsidRDefault="002D35CE" w:rsidP="002D35CE">
      <w:pPr>
        <w:rPr>
          <w:rFonts w:ascii="Arial" w:hAnsi="Arial" w:cs="Arial"/>
        </w:rPr>
      </w:pPr>
      <w:r w:rsidRPr="00BD62C4">
        <w:rPr>
          <w:rFonts w:ascii="Arial" w:hAnsi="Arial" w:cs="Arial"/>
        </w:rPr>
        <w:lastRenderedPageBreak/>
        <w:t>La aplicación contara con la licencia de un software propietario porque así quien tiene solo el control de dicho software será el propietario y se evitan cambios que puedan afectar la privacidad de cada usuario</w:t>
      </w:r>
      <w:r w:rsidR="00527DA9" w:rsidRPr="00BD62C4">
        <w:rPr>
          <w:rFonts w:ascii="Arial" w:hAnsi="Arial" w:cs="Arial"/>
        </w:rPr>
        <w:t>.</w:t>
      </w:r>
    </w:p>
    <w:p w14:paraId="06D05C4B" w14:textId="77777777" w:rsidR="008C52FE" w:rsidRPr="00BD62C4" w:rsidRDefault="008C52FE" w:rsidP="002D35CE">
      <w:pPr>
        <w:rPr>
          <w:rFonts w:ascii="Arial" w:hAnsi="Arial" w:cs="Arial"/>
        </w:rPr>
      </w:pPr>
    </w:p>
    <w:p w14:paraId="2E006171" w14:textId="77777777" w:rsidR="002D35CE" w:rsidRPr="00BD62C4" w:rsidRDefault="002D35CE" w:rsidP="00AC251B">
      <w:pPr>
        <w:pStyle w:val="Prrafodelista"/>
        <w:numPr>
          <w:ilvl w:val="0"/>
          <w:numId w:val="53"/>
        </w:numPr>
        <w:rPr>
          <w:rFonts w:ascii="Arial" w:hAnsi="Arial" w:cs="Arial"/>
          <w:b/>
          <w:bCs/>
        </w:rPr>
      </w:pPr>
      <w:r w:rsidRPr="00BD62C4">
        <w:rPr>
          <w:rFonts w:ascii="Arial" w:hAnsi="Arial" w:cs="Arial"/>
          <w:b/>
          <w:bCs/>
        </w:rPr>
        <w:t>Protección de datos personales:</w:t>
      </w:r>
    </w:p>
    <w:p w14:paraId="795FFD16" w14:textId="23175B50" w:rsidR="002D35CE" w:rsidRPr="00BD62C4" w:rsidRDefault="002D35CE" w:rsidP="002D35CE">
      <w:pPr>
        <w:rPr>
          <w:rFonts w:ascii="Arial" w:hAnsi="Arial" w:cs="Arial"/>
        </w:rPr>
      </w:pPr>
      <w:r w:rsidRPr="00BD62C4">
        <w:rPr>
          <w:rFonts w:ascii="Arial" w:hAnsi="Arial" w:cs="Arial"/>
        </w:rPr>
        <w:t>La aplicación encriptara los datos personales y quienes tendrán acceso a dicha información será el mismo usuario, también a los que se encargan de procesar la información, en su contrato se les negara el uso deliberado de información y que solo se puede usar en lo necesario del trabajo. (de lo contrario tendrá consecuencias graves).</w:t>
      </w:r>
    </w:p>
    <w:p w14:paraId="727D3711" w14:textId="77777777" w:rsidR="002D35CE" w:rsidRPr="00BD62C4" w:rsidRDefault="002D35CE" w:rsidP="00AC251B">
      <w:pPr>
        <w:pStyle w:val="Prrafodelista"/>
        <w:numPr>
          <w:ilvl w:val="0"/>
          <w:numId w:val="53"/>
        </w:numPr>
        <w:rPr>
          <w:rFonts w:ascii="Arial" w:hAnsi="Arial" w:cs="Arial"/>
          <w:b/>
          <w:bCs/>
        </w:rPr>
      </w:pPr>
      <w:r w:rsidRPr="00BD62C4">
        <w:rPr>
          <w:rFonts w:ascii="Arial" w:hAnsi="Arial" w:cs="Arial"/>
          <w:b/>
          <w:bCs/>
        </w:rPr>
        <w:t>Contratos y acuerdos legales:</w:t>
      </w:r>
    </w:p>
    <w:p w14:paraId="7668DE4E" w14:textId="00004B85" w:rsidR="00032749" w:rsidRPr="00BD62C4" w:rsidRDefault="002D35CE" w:rsidP="002D35CE">
      <w:pPr>
        <w:rPr>
          <w:rFonts w:ascii="Arial" w:hAnsi="Arial" w:cs="Arial"/>
        </w:rPr>
      </w:pPr>
      <w:r w:rsidRPr="00BD62C4">
        <w:rPr>
          <w:rFonts w:ascii="Arial" w:hAnsi="Arial" w:cs="Arial"/>
        </w:rPr>
        <w:t xml:space="preserve">Se crearon contratos para que exista un orden lógico de lo que pasara en base al desarrollo y producción del Software y que se cumplan acciones para la creación de dicho </w:t>
      </w:r>
      <w:r w:rsidR="00956831" w:rsidRPr="00BD62C4">
        <w:rPr>
          <w:rFonts w:ascii="Arial" w:hAnsi="Arial" w:cs="Arial"/>
        </w:rPr>
        <w:t>proyecto. Leyes</w:t>
      </w:r>
      <w:r w:rsidR="00032749" w:rsidRPr="00BD62C4">
        <w:rPr>
          <w:rFonts w:ascii="Arial" w:hAnsi="Arial" w:cs="Arial"/>
        </w:rPr>
        <w:t xml:space="preserve"> de Contratos y Comercio Electrónico:</w:t>
      </w:r>
    </w:p>
    <w:p w14:paraId="641F4BE9" w14:textId="684BA49A" w:rsidR="00910110" w:rsidRPr="00CB0C8C" w:rsidRDefault="00910110" w:rsidP="00CB0C8C">
      <w:pPr>
        <w:pStyle w:val="Ttulo3"/>
        <w:spacing w:before="281" w:after="281"/>
        <w:rPr>
          <w:rFonts w:ascii="Arial" w:eastAsia="Arial" w:hAnsi="Arial" w:cs="Arial"/>
          <w:b/>
          <w:bCs/>
          <w:color w:val="000000" w:themeColor="text1"/>
          <w:sz w:val="32"/>
          <w:szCs w:val="32"/>
        </w:rPr>
      </w:pPr>
      <w:r>
        <w:rPr>
          <w:rFonts w:ascii="Arial" w:eastAsia="Arial" w:hAnsi="Arial" w:cs="Arial"/>
          <w:b/>
          <w:bCs/>
          <w:color w:val="000000" w:themeColor="text1"/>
          <w:sz w:val="32"/>
          <w:szCs w:val="32"/>
        </w:rPr>
        <w:t>Contrato de Servicios con el director para el Sistema de Registro de Asistencia Estudiantil</w:t>
      </w:r>
    </w:p>
    <w:p w14:paraId="1FB01039" w14:textId="77777777" w:rsidR="00910110" w:rsidRDefault="00910110" w:rsidP="00910110">
      <w:pPr>
        <w:spacing w:before="240" w:after="240"/>
        <w:rPr>
          <w:rFonts w:ascii="Arial" w:eastAsia="Arial" w:hAnsi="Arial" w:cs="Arial"/>
          <w:b/>
          <w:bCs/>
        </w:rPr>
      </w:pPr>
      <w:r>
        <w:rPr>
          <w:rFonts w:ascii="Arial" w:eastAsia="Arial" w:hAnsi="Arial" w:cs="Arial"/>
          <w:b/>
          <w:bCs/>
        </w:rPr>
        <w:t>Entre:</w:t>
      </w:r>
    </w:p>
    <w:p w14:paraId="406B27BC" w14:textId="4A0EF491" w:rsidR="00910110" w:rsidRDefault="00910110" w:rsidP="00910110">
      <w:pPr>
        <w:pStyle w:val="Prrafodelista"/>
        <w:numPr>
          <w:ilvl w:val="0"/>
          <w:numId w:val="55"/>
        </w:numPr>
        <w:spacing w:after="0" w:line="278" w:lineRule="auto"/>
        <w:rPr>
          <w:rFonts w:ascii="Arial" w:eastAsia="Arial" w:hAnsi="Arial" w:cs="Arial"/>
        </w:rPr>
      </w:pPr>
      <w:r>
        <w:rPr>
          <w:rFonts w:ascii="Arial" w:eastAsia="Arial" w:hAnsi="Arial" w:cs="Arial"/>
          <w:b/>
          <w:bCs/>
        </w:rPr>
        <w:t xml:space="preserve">[Nombre del </w:t>
      </w:r>
      <w:r w:rsidR="00CB0C8C">
        <w:rPr>
          <w:rFonts w:ascii="Arial" w:eastAsia="Arial" w:hAnsi="Arial" w:cs="Arial"/>
          <w:b/>
          <w:bCs/>
        </w:rPr>
        <w:t>director]</w:t>
      </w:r>
      <w:r>
        <w:rPr>
          <w:rFonts w:ascii="Arial" w:eastAsia="Arial" w:hAnsi="Arial" w:cs="Arial"/>
        </w:rPr>
        <w:t>, director de [Nombre de la Universidad], con domicilio en [Dirección de la Universidad] (en adelante "el Cliente"),</w:t>
      </w:r>
    </w:p>
    <w:p w14:paraId="69E026A5" w14:textId="5530AA20" w:rsidR="00910110" w:rsidRDefault="00910110" w:rsidP="00910110">
      <w:pPr>
        <w:pStyle w:val="Prrafodelista"/>
        <w:numPr>
          <w:ilvl w:val="0"/>
          <w:numId w:val="55"/>
        </w:numPr>
        <w:spacing w:after="0" w:line="278" w:lineRule="auto"/>
        <w:rPr>
          <w:rFonts w:ascii="Arial" w:eastAsia="Arial" w:hAnsi="Arial" w:cs="Arial"/>
        </w:rPr>
      </w:pPr>
      <w:r>
        <w:rPr>
          <w:rFonts w:ascii="Arial" w:eastAsia="Arial" w:hAnsi="Arial" w:cs="Arial"/>
          <w:b/>
          <w:bCs/>
        </w:rPr>
        <w:t>[Nombre del Desarrollador/</w:t>
      </w:r>
      <w:r w:rsidR="00CB0C8C">
        <w:rPr>
          <w:rFonts w:ascii="Arial" w:eastAsia="Arial" w:hAnsi="Arial" w:cs="Arial"/>
          <w:b/>
          <w:bCs/>
        </w:rPr>
        <w:t>Empresa]</w:t>
      </w:r>
      <w:r>
        <w:rPr>
          <w:rFonts w:ascii="Arial" w:eastAsia="Arial" w:hAnsi="Arial" w:cs="Arial"/>
        </w:rPr>
        <w:t>, con domicilio en [Dirección del Desarrollador/Empresa] (en adelante "el Contratista"),</w:t>
      </w:r>
    </w:p>
    <w:p w14:paraId="57376F7E" w14:textId="77777777" w:rsidR="00910110" w:rsidRDefault="00910110" w:rsidP="00910110">
      <w:pPr>
        <w:spacing w:before="240" w:after="240"/>
        <w:rPr>
          <w:rFonts w:ascii="Arial" w:eastAsia="Arial" w:hAnsi="Arial" w:cs="Arial"/>
          <w:b/>
          <w:bCs/>
        </w:rPr>
      </w:pPr>
      <w:r>
        <w:rPr>
          <w:rFonts w:ascii="Arial" w:eastAsia="Arial" w:hAnsi="Arial" w:cs="Arial"/>
          <w:b/>
          <w:bCs/>
        </w:rPr>
        <w:t>Se acuerda lo siguiente:</w:t>
      </w:r>
    </w:p>
    <w:p w14:paraId="04BD0FAA"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 Objeto del Contrato</w:t>
      </w:r>
    </w:p>
    <w:p w14:paraId="640EACE5" w14:textId="77777777" w:rsidR="00910110" w:rsidRDefault="00910110" w:rsidP="00910110">
      <w:pPr>
        <w:spacing w:before="240" w:after="240"/>
        <w:rPr>
          <w:rFonts w:ascii="Arial" w:eastAsia="Arial" w:hAnsi="Arial" w:cs="Arial"/>
        </w:rPr>
      </w:pPr>
      <w:r>
        <w:rPr>
          <w:rFonts w:ascii="Arial" w:eastAsia="Arial" w:hAnsi="Arial" w:cs="Arial"/>
        </w:rPr>
        <w:t>El Contratista se compromete a desarrollar un sistema de registro de asistencia estudiantil para la Universidad, conforme a los requerimientos establecidos por el Cliente.</w:t>
      </w:r>
    </w:p>
    <w:p w14:paraId="220BB99D"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2. Alcance del Proyecto</w:t>
      </w:r>
    </w:p>
    <w:p w14:paraId="36DC8F82" w14:textId="77777777" w:rsidR="00910110" w:rsidRDefault="00910110" w:rsidP="00910110">
      <w:pPr>
        <w:spacing w:before="240" w:after="240"/>
        <w:rPr>
          <w:rFonts w:ascii="Arial" w:eastAsia="Arial" w:hAnsi="Arial" w:cs="Arial"/>
        </w:rPr>
      </w:pPr>
      <w:r>
        <w:rPr>
          <w:rFonts w:ascii="Arial" w:eastAsia="Arial" w:hAnsi="Arial" w:cs="Arial"/>
        </w:rPr>
        <w:t>El proyecto incluirá las siguientes actividades:</w:t>
      </w:r>
    </w:p>
    <w:p w14:paraId="467A2F0A"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b/>
          <w:bCs/>
        </w:rPr>
        <w:t>Diseño de Interfaz Gráfica de Usuario</w:t>
      </w:r>
      <w:r>
        <w:rPr>
          <w:rFonts w:ascii="Arial" w:eastAsia="Arial" w:hAnsi="Arial" w:cs="Arial"/>
        </w:rPr>
        <w:t>: Creación de una interfaz intuitiva y fácil de usar.</w:t>
      </w:r>
    </w:p>
    <w:p w14:paraId="586B710B"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b/>
          <w:bCs/>
        </w:rPr>
        <w:t xml:space="preserve">Desarrollo del </w:t>
      </w:r>
      <w:proofErr w:type="spellStart"/>
      <w:r>
        <w:rPr>
          <w:rFonts w:ascii="Arial" w:eastAsia="Arial" w:hAnsi="Arial" w:cs="Arial"/>
          <w:b/>
          <w:bCs/>
        </w:rPr>
        <w:t>Backend</w:t>
      </w:r>
      <w:proofErr w:type="spellEnd"/>
      <w:r>
        <w:rPr>
          <w:rFonts w:ascii="Arial" w:eastAsia="Arial" w:hAnsi="Arial" w:cs="Arial"/>
        </w:rPr>
        <w:t>: Implementación de la lógica de negocio y base de datos necesarias.</w:t>
      </w:r>
    </w:p>
    <w:p w14:paraId="2CDC87BE"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b/>
          <w:bCs/>
        </w:rPr>
        <w:t>Pruebas de Calidad</w:t>
      </w:r>
      <w:r>
        <w:rPr>
          <w:rFonts w:ascii="Arial" w:eastAsia="Arial" w:hAnsi="Arial" w:cs="Arial"/>
        </w:rPr>
        <w:t>: Realización de pruebas exhaustivas para asegurar el correcto funcionamiento del sistema.</w:t>
      </w:r>
    </w:p>
    <w:p w14:paraId="23504836"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b/>
          <w:bCs/>
        </w:rPr>
        <w:t>Implementación y Despliegue</w:t>
      </w:r>
      <w:r>
        <w:rPr>
          <w:rFonts w:ascii="Arial" w:eastAsia="Arial" w:hAnsi="Arial" w:cs="Arial"/>
        </w:rPr>
        <w:t>: Instalación y configuración del sistema en los servidores de la Universidad.</w:t>
      </w:r>
    </w:p>
    <w:p w14:paraId="59EEFE55"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b/>
          <w:bCs/>
        </w:rPr>
        <w:t>Mantenimiento y Soporte</w:t>
      </w:r>
      <w:r>
        <w:rPr>
          <w:rFonts w:ascii="Arial" w:eastAsia="Arial" w:hAnsi="Arial" w:cs="Arial"/>
        </w:rPr>
        <w:t xml:space="preserve">: Servicio de soporte técnico por un período de [especificar duración, </w:t>
      </w:r>
      <w:proofErr w:type="spellStart"/>
      <w:r>
        <w:rPr>
          <w:rFonts w:ascii="Arial" w:eastAsia="Arial" w:hAnsi="Arial" w:cs="Arial"/>
        </w:rPr>
        <w:t>e.j</w:t>
      </w:r>
      <w:proofErr w:type="spellEnd"/>
      <w:r>
        <w:rPr>
          <w:rFonts w:ascii="Arial" w:eastAsia="Arial" w:hAnsi="Arial" w:cs="Arial"/>
        </w:rPr>
        <w:t>., 6 meses] tras la implementación.</w:t>
      </w:r>
    </w:p>
    <w:p w14:paraId="409FDDFE"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lastRenderedPageBreak/>
        <w:t>3. Costos del Proyecto</w:t>
      </w:r>
    </w:p>
    <w:p w14:paraId="50142E51" w14:textId="77777777" w:rsidR="00910110" w:rsidRDefault="00910110" w:rsidP="00910110">
      <w:pPr>
        <w:spacing w:before="240" w:after="240"/>
        <w:rPr>
          <w:rFonts w:ascii="Arial" w:eastAsia="Arial" w:hAnsi="Arial" w:cs="Arial"/>
        </w:rPr>
      </w:pPr>
      <w:r>
        <w:rPr>
          <w:rFonts w:ascii="Arial" w:eastAsia="Arial" w:hAnsi="Arial" w:cs="Arial"/>
        </w:rPr>
        <w:t>El costo total del proyecto es de [</w:t>
      </w:r>
      <w:r>
        <w:rPr>
          <w:rFonts w:ascii="Arial" w:eastAsia="Arial" w:hAnsi="Arial" w:cs="Arial"/>
          <w:color w:val="000000" w:themeColor="text1"/>
        </w:rPr>
        <w:t>$ 15,790</w:t>
      </w:r>
      <w:r>
        <w:rPr>
          <w:rFonts w:ascii="Arial" w:eastAsia="Arial" w:hAnsi="Arial" w:cs="Arial"/>
        </w:rPr>
        <w:t>], desglosado de la siguiente manera:</w:t>
      </w:r>
    </w:p>
    <w:p w14:paraId="3141B97C" w14:textId="75CBBA6B" w:rsidR="00910110" w:rsidRPr="00BC7BFA" w:rsidRDefault="00910110" w:rsidP="00BC7BFA">
      <w:pPr>
        <w:pStyle w:val="Prrafodelista"/>
        <w:numPr>
          <w:ilvl w:val="0"/>
          <w:numId w:val="60"/>
        </w:numPr>
        <w:spacing w:before="240" w:after="240"/>
        <w:rPr>
          <w:rFonts w:ascii="Arial" w:eastAsia="Arial" w:hAnsi="Arial" w:cs="Arial"/>
        </w:rPr>
      </w:pPr>
      <w:r w:rsidRPr="00BC7BFA">
        <w:rPr>
          <w:rFonts w:ascii="Arial" w:eastAsia="Arial" w:hAnsi="Arial" w:cs="Arial"/>
          <w:b/>
          <w:bCs/>
        </w:rPr>
        <w:t xml:space="preserve">Programadores </w:t>
      </w:r>
      <w:proofErr w:type="spellStart"/>
      <w:r w:rsidRPr="00BC7BFA">
        <w:rPr>
          <w:rFonts w:ascii="Arial" w:eastAsia="Arial" w:hAnsi="Arial" w:cs="Arial"/>
          <w:b/>
          <w:bCs/>
        </w:rPr>
        <w:t>Backend</w:t>
      </w:r>
      <w:proofErr w:type="spellEnd"/>
      <w:r w:rsidRPr="00BC7BFA">
        <w:rPr>
          <w:rFonts w:ascii="Arial" w:eastAsia="Arial" w:hAnsi="Arial" w:cs="Arial"/>
        </w:rPr>
        <w:t>:</w:t>
      </w:r>
    </w:p>
    <w:p w14:paraId="41759EA4" w14:textId="77777777" w:rsidR="00910110" w:rsidRDefault="00910110" w:rsidP="00910110">
      <w:pPr>
        <w:pStyle w:val="Prrafodelista"/>
        <w:numPr>
          <w:ilvl w:val="1"/>
          <w:numId w:val="56"/>
        </w:numPr>
        <w:spacing w:after="0" w:line="278" w:lineRule="auto"/>
        <w:rPr>
          <w:rFonts w:ascii="Arial" w:eastAsia="Arial" w:hAnsi="Arial" w:cs="Arial"/>
        </w:rPr>
      </w:pPr>
      <w:r>
        <w:rPr>
          <w:rFonts w:ascii="Arial" w:eastAsia="Arial" w:hAnsi="Arial" w:cs="Arial"/>
        </w:rPr>
        <w:t>Costo por hora: [Monto por hora 4 $]</w:t>
      </w:r>
    </w:p>
    <w:p w14:paraId="5853D630" w14:textId="77777777" w:rsidR="00910110" w:rsidRDefault="00910110" w:rsidP="00910110">
      <w:pPr>
        <w:pStyle w:val="Prrafodelista"/>
        <w:numPr>
          <w:ilvl w:val="1"/>
          <w:numId w:val="56"/>
        </w:numPr>
        <w:spacing w:after="0" w:line="278" w:lineRule="auto"/>
        <w:rPr>
          <w:rFonts w:ascii="Arial" w:eastAsia="Arial" w:hAnsi="Arial" w:cs="Arial"/>
        </w:rPr>
      </w:pPr>
      <w:r>
        <w:rPr>
          <w:rFonts w:ascii="Arial" w:eastAsia="Arial" w:hAnsi="Arial" w:cs="Arial"/>
        </w:rPr>
        <w:t>Horas estimadas: [Número de horas 1800]</w:t>
      </w:r>
    </w:p>
    <w:p w14:paraId="234CDCC3" w14:textId="77777777" w:rsidR="00910110" w:rsidRDefault="00910110" w:rsidP="00910110">
      <w:pPr>
        <w:pStyle w:val="Prrafodelista"/>
        <w:numPr>
          <w:ilvl w:val="1"/>
          <w:numId w:val="56"/>
        </w:numPr>
        <w:spacing w:after="0" w:line="278" w:lineRule="auto"/>
        <w:rPr>
          <w:rFonts w:ascii="Arial" w:eastAsia="Arial" w:hAnsi="Arial" w:cs="Arial"/>
        </w:rPr>
      </w:pPr>
      <w:r>
        <w:rPr>
          <w:rFonts w:ascii="Arial" w:eastAsia="Arial" w:hAnsi="Arial" w:cs="Arial"/>
        </w:rPr>
        <w:t>Subtotal: [Monto subtotal 7200 $]</w:t>
      </w:r>
    </w:p>
    <w:p w14:paraId="56BDD8D7" w14:textId="6E52E142" w:rsidR="00910110" w:rsidRDefault="00910110" w:rsidP="00BC7BFA">
      <w:pPr>
        <w:pStyle w:val="Prrafodelista"/>
        <w:numPr>
          <w:ilvl w:val="0"/>
          <w:numId w:val="60"/>
        </w:numPr>
        <w:spacing w:before="240" w:after="240"/>
        <w:rPr>
          <w:rFonts w:ascii="Arial" w:eastAsia="Arial" w:hAnsi="Arial" w:cs="Arial"/>
        </w:rPr>
      </w:pPr>
      <w:r>
        <w:rPr>
          <w:rFonts w:ascii="Arial" w:eastAsia="Arial" w:hAnsi="Arial" w:cs="Arial"/>
          <w:b/>
          <w:bCs/>
        </w:rPr>
        <w:t>Diseñadores de Interfaz Gráfica</w:t>
      </w:r>
      <w:r>
        <w:rPr>
          <w:rFonts w:ascii="Arial" w:eastAsia="Arial" w:hAnsi="Arial" w:cs="Arial"/>
        </w:rPr>
        <w:t>:</w:t>
      </w:r>
    </w:p>
    <w:p w14:paraId="4C348C31" w14:textId="77777777" w:rsidR="00910110" w:rsidRDefault="00910110" w:rsidP="00910110">
      <w:pPr>
        <w:pStyle w:val="Prrafodelista"/>
        <w:numPr>
          <w:ilvl w:val="1"/>
          <w:numId w:val="56"/>
        </w:numPr>
        <w:spacing w:after="0" w:line="278" w:lineRule="auto"/>
        <w:rPr>
          <w:rFonts w:ascii="Arial" w:eastAsia="Arial" w:hAnsi="Arial" w:cs="Arial"/>
        </w:rPr>
      </w:pPr>
      <w:r>
        <w:rPr>
          <w:rFonts w:ascii="Arial" w:eastAsia="Arial" w:hAnsi="Arial" w:cs="Arial"/>
        </w:rPr>
        <w:t>Costo por hora: [Monto por hora 8.3$]</w:t>
      </w:r>
    </w:p>
    <w:p w14:paraId="16F316B5" w14:textId="77777777" w:rsidR="00910110" w:rsidRDefault="00910110" w:rsidP="00910110">
      <w:pPr>
        <w:pStyle w:val="Prrafodelista"/>
        <w:numPr>
          <w:ilvl w:val="1"/>
          <w:numId w:val="56"/>
        </w:numPr>
        <w:spacing w:after="0" w:line="278" w:lineRule="auto"/>
        <w:rPr>
          <w:rFonts w:ascii="Arial" w:eastAsia="Arial" w:hAnsi="Arial" w:cs="Arial"/>
        </w:rPr>
      </w:pPr>
      <w:r>
        <w:rPr>
          <w:rFonts w:ascii="Arial" w:eastAsia="Arial" w:hAnsi="Arial" w:cs="Arial"/>
        </w:rPr>
        <w:t>Horas estimadas: [Número de horas 362]</w:t>
      </w:r>
    </w:p>
    <w:p w14:paraId="06BAEE9B" w14:textId="77777777" w:rsidR="00910110" w:rsidRDefault="00910110" w:rsidP="00910110">
      <w:pPr>
        <w:pStyle w:val="Prrafodelista"/>
        <w:numPr>
          <w:ilvl w:val="1"/>
          <w:numId w:val="56"/>
        </w:numPr>
        <w:spacing w:after="0" w:line="278" w:lineRule="auto"/>
        <w:rPr>
          <w:rFonts w:ascii="Arial" w:eastAsia="Arial" w:hAnsi="Arial" w:cs="Arial"/>
        </w:rPr>
      </w:pPr>
      <w:r>
        <w:rPr>
          <w:rFonts w:ascii="Arial" w:eastAsia="Arial" w:hAnsi="Arial" w:cs="Arial"/>
        </w:rPr>
        <w:t>Subtotal: [Monto subtotal 3000 $]</w:t>
      </w:r>
    </w:p>
    <w:p w14:paraId="4C606369" w14:textId="60D58D5A" w:rsidR="00910110" w:rsidRDefault="00910110" w:rsidP="00BC7BFA">
      <w:pPr>
        <w:pStyle w:val="Prrafodelista"/>
        <w:numPr>
          <w:ilvl w:val="0"/>
          <w:numId w:val="60"/>
        </w:numPr>
        <w:spacing w:before="240" w:after="240"/>
        <w:rPr>
          <w:rFonts w:ascii="Arial" w:eastAsia="Arial" w:hAnsi="Arial" w:cs="Arial"/>
        </w:rPr>
      </w:pPr>
      <w:r>
        <w:rPr>
          <w:rFonts w:ascii="Arial" w:eastAsia="Arial" w:hAnsi="Arial" w:cs="Arial"/>
          <w:b/>
          <w:bCs/>
        </w:rPr>
        <w:t>Costos Adicionales</w:t>
      </w:r>
      <w:r>
        <w:rPr>
          <w:rFonts w:ascii="Arial" w:eastAsia="Arial" w:hAnsi="Arial" w:cs="Arial"/>
        </w:rPr>
        <w:t xml:space="preserve"> (</w:t>
      </w:r>
      <w:proofErr w:type="spellStart"/>
      <w:r>
        <w:rPr>
          <w:rFonts w:ascii="Arial" w:eastAsia="Arial" w:hAnsi="Arial" w:cs="Arial"/>
        </w:rPr>
        <w:t>e.j</w:t>
      </w:r>
      <w:proofErr w:type="spellEnd"/>
      <w:r>
        <w:rPr>
          <w:rFonts w:ascii="Arial" w:eastAsia="Arial" w:hAnsi="Arial" w:cs="Arial"/>
        </w:rPr>
        <w:t>., licencias de software, hardware, etc.):</w:t>
      </w:r>
    </w:p>
    <w:p w14:paraId="28D28857" w14:textId="77777777" w:rsidR="00910110" w:rsidRDefault="00910110" w:rsidP="00910110">
      <w:pPr>
        <w:pStyle w:val="Prrafodelista"/>
        <w:numPr>
          <w:ilvl w:val="1"/>
          <w:numId w:val="56"/>
        </w:numPr>
        <w:spacing w:after="0" w:line="278" w:lineRule="auto"/>
        <w:rPr>
          <w:rFonts w:ascii="Arial" w:eastAsia="Arial" w:hAnsi="Arial" w:cs="Arial"/>
        </w:rPr>
      </w:pPr>
      <w:r>
        <w:rPr>
          <w:rFonts w:ascii="Arial" w:eastAsia="Arial" w:hAnsi="Arial" w:cs="Arial"/>
        </w:rPr>
        <w:t>Descripción: [Gastos por viáticos]</w:t>
      </w:r>
    </w:p>
    <w:p w14:paraId="2FC5393D" w14:textId="77777777" w:rsidR="00910110" w:rsidRDefault="00910110" w:rsidP="00910110">
      <w:pPr>
        <w:pStyle w:val="Prrafodelista"/>
        <w:numPr>
          <w:ilvl w:val="1"/>
          <w:numId w:val="56"/>
        </w:numPr>
        <w:spacing w:after="0" w:line="278" w:lineRule="auto"/>
        <w:rPr>
          <w:rFonts w:ascii="Arial" w:eastAsia="Arial" w:hAnsi="Arial" w:cs="Arial"/>
        </w:rPr>
      </w:pPr>
      <w:r>
        <w:rPr>
          <w:rFonts w:ascii="Arial" w:eastAsia="Arial" w:hAnsi="Arial" w:cs="Arial"/>
        </w:rPr>
        <w:t>Monto: [40$]</w:t>
      </w:r>
    </w:p>
    <w:p w14:paraId="3C31A583" w14:textId="77777777" w:rsidR="00910110" w:rsidRDefault="00910110" w:rsidP="00910110">
      <w:pPr>
        <w:spacing w:before="240" w:after="240"/>
        <w:rPr>
          <w:rFonts w:ascii="Arial" w:eastAsia="Arial" w:hAnsi="Arial" w:cs="Arial"/>
        </w:rPr>
      </w:pPr>
      <w:r>
        <w:rPr>
          <w:rFonts w:ascii="Arial" w:eastAsia="Arial" w:hAnsi="Arial" w:cs="Arial"/>
          <w:b/>
          <w:bCs/>
        </w:rPr>
        <w:t>Costo Total del Proyecto</w:t>
      </w:r>
      <w:r>
        <w:rPr>
          <w:rFonts w:ascii="Arial" w:eastAsia="Arial" w:hAnsi="Arial" w:cs="Arial"/>
        </w:rPr>
        <w:t>: [Monto total 10,240$]</w:t>
      </w:r>
    </w:p>
    <w:p w14:paraId="57A76FF3"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4. Plan de Pagos</w:t>
      </w:r>
    </w:p>
    <w:p w14:paraId="4D7EA38E" w14:textId="77777777" w:rsidR="00910110" w:rsidRDefault="00910110" w:rsidP="00910110">
      <w:pPr>
        <w:spacing w:before="240" w:after="240"/>
        <w:rPr>
          <w:rFonts w:ascii="Arial" w:eastAsia="Arial" w:hAnsi="Arial" w:cs="Arial"/>
        </w:rPr>
      </w:pPr>
      <w:r>
        <w:rPr>
          <w:rFonts w:ascii="Arial" w:eastAsia="Arial" w:hAnsi="Arial" w:cs="Arial"/>
        </w:rPr>
        <w:t>Los pagos se realizarán de la siguiente manera:</w:t>
      </w:r>
    </w:p>
    <w:p w14:paraId="0E55561B" w14:textId="77777777" w:rsidR="00910110" w:rsidRDefault="00910110" w:rsidP="00BB7D8C">
      <w:pPr>
        <w:pStyle w:val="Prrafodelista"/>
        <w:numPr>
          <w:ilvl w:val="0"/>
          <w:numId w:val="59"/>
        </w:numPr>
        <w:spacing w:after="0" w:line="278" w:lineRule="auto"/>
        <w:rPr>
          <w:rFonts w:ascii="Arial" w:eastAsia="Arial" w:hAnsi="Arial" w:cs="Arial"/>
        </w:rPr>
      </w:pPr>
      <w:r>
        <w:rPr>
          <w:rFonts w:ascii="Arial" w:eastAsia="Arial" w:hAnsi="Arial" w:cs="Arial"/>
          <w:b/>
          <w:bCs/>
        </w:rPr>
        <w:t>Pago Inicial</w:t>
      </w:r>
      <w:r>
        <w:rPr>
          <w:rFonts w:ascii="Arial" w:eastAsia="Arial" w:hAnsi="Arial" w:cs="Arial"/>
        </w:rPr>
        <w:t>: [Porcentaje o monto fijo] al inicio del proyecto.</w:t>
      </w:r>
    </w:p>
    <w:p w14:paraId="7AD50346" w14:textId="77777777" w:rsidR="00910110" w:rsidRDefault="00910110" w:rsidP="00BB7D8C">
      <w:pPr>
        <w:pStyle w:val="Prrafodelista"/>
        <w:numPr>
          <w:ilvl w:val="0"/>
          <w:numId w:val="59"/>
        </w:numPr>
        <w:spacing w:after="0" w:line="278" w:lineRule="auto"/>
        <w:rPr>
          <w:rFonts w:ascii="Arial" w:eastAsia="Arial" w:hAnsi="Arial" w:cs="Arial"/>
        </w:rPr>
      </w:pPr>
      <w:r>
        <w:rPr>
          <w:rFonts w:ascii="Arial" w:eastAsia="Arial" w:hAnsi="Arial" w:cs="Arial"/>
          <w:b/>
          <w:bCs/>
        </w:rPr>
        <w:t>Pago Final</w:t>
      </w:r>
      <w:r>
        <w:rPr>
          <w:rFonts w:ascii="Arial" w:eastAsia="Arial" w:hAnsi="Arial" w:cs="Arial"/>
        </w:rPr>
        <w:t>: [Porcentaje o monto fijo] tras la aceptación y aprobación final del sistema por parte del Cliente.</w:t>
      </w:r>
    </w:p>
    <w:p w14:paraId="58EBA0D8"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5. Cronograma del Proyecto</w:t>
      </w:r>
    </w:p>
    <w:p w14:paraId="62866797" w14:textId="77777777" w:rsidR="00910110" w:rsidRDefault="00910110" w:rsidP="00910110">
      <w:pPr>
        <w:spacing w:before="240" w:after="240"/>
        <w:rPr>
          <w:rFonts w:ascii="Arial" w:eastAsia="Arial" w:hAnsi="Arial" w:cs="Arial"/>
        </w:rPr>
      </w:pPr>
      <w:r>
        <w:rPr>
          <w:rFonts w:ascii="Arial" w:eastAsia="Arial" w:hAnsi="Arial" w:cs="Arial"/>
        </w:rPr>
        <w:t>El proyecto se desarrollará según el siguiente cronograma:</w:t>
      </w:r>
    </w:p>
    <w:p w14:paraId="594105FD" w14:textId="77777777" w:rsidR="00910110" w:rsidRDefault="00910110" w:rsidP="00F41531">
      <w:pPr>
        <w:pStyle w:val="Prrafodelista"/>
        <w:numPr>
          <w:ilvl w:val="0"/>
          <w:numId w:val="58"/>
        </w:numPr>
        <w:spacing w:after="0" w:line="278" w:lineRule="auto"/>
        <w:rPr>
          <w:rFonts w:ascii="Arial" w:eastAsia="Arial" w:hAnsi="Arial" w:cs="Arial"/>
        </w:rPr>
      </w:pPr>
      <w:r>
        <w:rPr>
          <w:rFonts w:ascii="Arial" w:eastAsia="Arial" w:hAnsi="Arial" w:cs="Arial"/>
          <w:b/>
          <w:bCs/>
        </w:rPr>
        <w:t>Fase de Diseño</w:t>
      </w:r>
      <w:r>
        <w:rPr>
          <w:rFonts w:ascii="Arial" w:eastAsia="Arial" w:hAnsi="Arial" w:cs="Arial"/>
        </w:rPr>
        <w:t>: [Fechas de inicio y fin 16/04/2024 a 16/07/2024]</w:t>
      </w:r>
    </w:p>
    <w:p w14:paraId="2E8F9799" w14:textId="77777777" w:rsidR="00910110" w:rsidRDefault="00910110" w:rsidP="00F41531">
      <w:pPr>
        <w:pStyle w:val="Prrafodelista"/>
        <w:numPr>
          <w:ilvl w:val="0"/>
          <w:numId w:val="58"/>
        </w:numPr>
        <w:spacing w:after="0" w:line="278" w:lineRule="auto"/>
        <w:rPr>
          <w:rFonts w:ascii="Arial" w:eastAsia="Arial" w:hAnsi="Arial" w:cs="Arial"/>
        </w:rPr>
      </w:pPr>
      <w:r>
        <w:rPr>
          <w:rFonts w:ascii="Arial" w:eastAsia="Arial" w:hAnsi="Arial" w:cs="Arial"/>
          <w:b/>
          <w:bCs/>
        </w:rPr>
        <w:t>Fase de Desarrollo</w:t>
      </w:r>
      <w:r>
        <w:rPr>
          <w:rFonts w:ascii="Arial" w:eastAsia="Arial" w:hAnsi="Arial" w:cs="Arial"/>
        </w:rPr>
        <w:t>: [Fechas de inicio y fin 16/07/2024 a 16/10/ 2024]</w:t>
      </w:r>
    </w:p>
    <w:p w14:paraId="55B79682" w14:textId="77777777" w:rsidR="00910110" w:rsidRDefault="00910110" w:rsidP="00F41531">
      <w:pPr>
        <w:pStyle w:val="Prrafodelista"/>
        <w:numPr>
          <w:ilvl w:val="0"/>
          <w:numId w:val="58"/>
        </w:numPr>
        <w:spacing w:after="0" w:line="278" w:lineRule="auto"/>
        <w:rPr>
          <w:rFonts w:ascii="Arial" w:eastAsia="Arial" w:hAnsi="Arial" w:cs="Arial"/>
        </w:rPr>
      </w:pPr>
      <w:r>
        <w:rPr>
          <w:rFonts w:ascii="Arial" w:eastAsia="Arial" w:hAnsi="Arial" w:cs="Arial"/>
          <w:b/>
          <w:bCs/>
        </w:rPr>
        <w:t>Fase de Pruebas</w:t>
      </w:r>
      <w:r>
        <w:rPr>
          <w:rFonts w:ascii="Arial" w:eastAsia="Arial" w:hAnsi="Arial" w:cs="Arial"/>
        </w:rPr>
        <w:t>: [Fechas de inicio y fin 16/10//202 a 16/01/2024]</w:t>
      </w:r>
    </w:p>
    <w:p w14:paraId="7F15CF77" w14:textId="77777777" w:rsidR="00910110" w:rsidRDefault="00910110" w:rsidP="00F41531">
      <w:pPr>
        <w:pStyle w:val="Prrafodelista"/>
        <w:numPr>
          <w:ilvl w:val="0"/>
          <w:numId w:val="58"/>
        </w:numPr>
        <w:spacing w:after="0" w:line="278" w:lineRule="auto"/>
        <w:rPr>
          <w:rFonts w:ascii="Arial" w:eastAsia="Arial" w:hAnsi="Arial" w:cs="Arial"/>
        </w:rPr>
      </w:pPr>
      <w:r>
        <w:rPr>
          <w:rFonts w:ascii="Arial" w:eastAsia="Arial" w:hAnsi="Arial" w:cs="Arial"/>
          <w:b/>
          <w:bCs/>
        </w:rPr>
        <w:t>Fase de Implementación</w:t>
      </w:r>
      <w:r>
        <w:rPr>
          <w:rFonts w:ascii="Arial" w:eastAsia="Arial" w:hAnsi="Arial" w:cs="Arial"/>
        </w:rPr>
        <w:t>: [Fechas de inicio y fin 16/01/2025 a 16/04/2025]</w:t>
      </w:r>
    </w:p>
    <w:p w14:paraId="02C50B0F"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6. Responsabilidades del Contratista</w:t>
      </w:r>
    </w:p>
    <w:p w14:paraId="5C45F79E" w14:textId="77777777" w:rsidR="00910110" w:rsidRDefault="00910110" w:rsidP="00910110">
      <w:pPr>
        <w:spacing w:before="240" w:after="240"/>
        <w:rPr>
          <w:rFonts w:ascii="Arial" w:eastAsia="Arial" w:hAnsi="Arial" w:cs="Arial"/>
        </w:rPr>
      </w:pPr>
      <w:r>
        <w:rPr>
          <w:rFonts w:ascii="Arial" w:eastAsia="Arial" w:hAnsi="Arial" w:cs="Arial"/>
        </w:rPr>
        <w:t>El Contratista se compromete a:</w:t>
      </w:r>
    </w:p>
    <w:p w14:paraId="033958F2"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rPr>
        <w:t>Entregar un sistema de alta calidad que cumpla con los requisitos especificados.</w:t>
      </w:r>
    </w:p>
    <w:p w14:paraId="4A15FFA6"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rPr>
        <w:t>Cumplir con los plazos establecidos en el cronograma.</w:t>
      </w:r>
    </w:p>
    <w:p w14:paraId="48FD64F0"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rPr>
        <w:t>Proporcionar informes de progreso regulares al Cliente.</w:t>
      </w:r>
    </w:p>
    <w:p w14:paraId="3C162FAB"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rPr>
        <w:t>Capacitar al personal designado por el Cliente para el uso del sistema.</w:t>
      </w:r>
    </w:p>
    <w:p w14:paraId="3A2F7CDA"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7. Responsabilidades del Cliente</w:t>
      </w:r>
    </w:p>
    <w:p w14:paraId="4AD586D8" w14:textId="77777777" w:rsidR="00910110" w:rsidRDefault="00910110" w:rsidP="00910110">
      <w:pPr>
        <w:spacing w:before="240" w:after="240"/>
        <w:rPr>
          <w:rFonts w:ascii="Arial" w:eastAsia="Arial" w:hAnsi="Arial" w:cs="Arial"/>
        </w:rPr>
      </w:pPr>
      <w:r>
        <w:rPr>
          <w:rFonts w:ascii="Arial" w:eastAsia="Arial" w:hAnsi="Arial" w:cs="Arial"/>
        </w:rPr>
        <w:t>El Cliente se compromete a:</w:t>
      </w:r>
    </w:p>
    <w:p w14:paraId="7CA2E987"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rPr>
        <w:lastRenderedPageBreak/>
        <w:t>Proporcionar todos los requisitos y especificaciones necesarias para el desarrollo del sistema.</w:t>
      </w:r>
    </w:p>
    <w:p w14:paraId="10E5D0D0"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rPr>
        <w:t>Facilitar el acceso a los recursos y la información necesarios.</w:t>
      </w:r>
    </w:p>
    <w:p w14:paraId="5B887D46" w14:textId="77777777" w:rsidR="00910110" w:rsidRDefault="00910110" w:rsidP="00910110">
      <w:pPr>
        <w:pStyle w:val="Prrafodelista"/>
        <w:numPr>
          <w:ilvl w:val="0"/>
          <w:numId w:val="56"/>
        </w:numPr>
        <w:spacing w:after="0" w:line="278" w:lineRule="auto"/>
        <w:rPr>
          <w:rFonts w:ascii="Arial" w:eastAsia="Arial" w:hAnsi="Arial" w:cs="Arial"/>
        </w:rPr>
      </w:pPr>
      <w:r>
        <w:rPr>
          <w:rFonts w:ascii="Arial" w:eastAsia="Arial" w:hAnsi="Arial" w:cs="Arial"/>
        </w:rPr>
        <w:t>Realizar los pagos según el plan acordado.</w:t>
      </w:r>
    </w:p>
    <w:p w14:paraId="1E3ACBBC"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8. Propiedad Intelectual</w:t>
      </w:r>
    </w:p>
    <w:p w14:paraId="50A6B4F3" w14:textId="77777777" w:rsidR="00910110" w:rsidRDefault="00910110" w:rsidP="00910110">
      <w:pPr>
        <w:spacing w:before="240" w:after="240"/>
        <w:rPr>
          <w:rFonts w:ascii="Arial" w:eastAsia="Arial" w:hAnsi="Arial" w:cs="Arial"/>
        </w:rPr>
      </w:pPr>
      <w:r>
        <w:rPr>
          <w:rFonts w:ascii="Arial" w:eastAsia="Arial" w:hAnsi="Arial" w:cs="Arial"/>
        </w:rPr>
        <w:t>Todo el código, diseño y documentación desarrollados durante este proyecto serán propiedad exclusiva del Cliente.</w:t>
      </w:r>
    </w:p>
    <w:p w14:paraId="2678BD53"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9. Confidencialidad</w:t>
      </w:r>
    </w:p>
    <w:p w14:paraId="0103D3FA" w14:textId="77777777" w:rsidR="00910110" w:rsidRDefault="00910110" w:rsidP="00910110">
      <w:pPr>
        <w:spacing w:before="240" w:after="240"/>
        <w:rPr>
          <w:rFonts w:ascii="Arial" w:eastAsia="Arial" w:hAnsi="Arial" w:cs="Arial"/>
        </w:rPr>
      </w:pPr>
      <w:r>
        <w:rPr>
          <w:rFonts w:ascii="Arial" w:eastAsia="Arial" w:hAnsi="Arial" w:cs="Arial"/>
        </w:rPr>
        <w:t>Ambas partes acuerdan mantener la confidencialidad de toda la información compartida durante el proyecto.</w:t>
      </w:r>
    </w:p>
    <w:p w14:paraId="0AE7C17D"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10. Resolución de Conflictos</w:t>
      </w:r>
    </w:p>
    <w:p w14:paraId="77F69D91" w14:textId="77777777" w:rsidR="00910110" w:rsidRDefault="00910110" w:rsidP="00910110">
      <w:pPr>
        <w:spacing w:before="240" w:after="240"/>
        <w:rPr>
          <w:rFonts w:ascii="Arial" w:eastAsia="Arial" w:hAnsi="Arial" w:cs="Arial"/>
        </w:rPr>
      </w:pPr>
      <w:r>
        <w:rPr>
          <w:rFonts w:ascii="Arial" w:eastAsia="Arial" w:hAnsi="Arial" w:cs="Arial"/>
        </w:rPr>
        <w:t>Cualquier disputa que surja en relación con este contrato será resuelta mediante arbitraje conforme a las leyes de [Jurisdicción].</w:t>
      </w:r>
    </w:p>
    <w:p w14:paraId="4B07C21E"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11. Terminación del Contrato</w:t>
      </w:r>
    </w:p>
    <w:p w14:paraId="03AED37E" w14:textId="77777777" w:rsidR="00910110" w:rsidRDefault="00910110" w:rsidP="00910110">
      <w:pPr>
        <w:spacing w:before="240" w:after="240"/>
        <w:rPr>
          <w:rFonts w:ascii="Arial" w:eastAsia="Arial" w:hAnsi="Arial" w:cs="Arial"/>
        </w:rPr>
      </w:pPr>
      <w:r>
        <w:rPr>
          <w:rFonts w:ascii="Arial" w:eastAsia="Arial" w:hAnsi="Arial" w:cs="Arial"/>
        </w:rPr>
        <w:t xml:space="preserve">El contrato puede ser terminado por cualquiera de las partes con un aviso de [Número de días] días, bajo las siguientes condiciones: [Especificar condiciones, </w:t>
      </w:r>
      <w:proofErr w:type="spellStart"/>
      <w:r>
        <w:rPr>
          <w:rFonts w:ascii="Arial" w:eastAsia="Arial" w:hAnsi="Arial" w:cs="Arial"/>
        </w:rPr>
        <w:t>e.j</w:t>
      </w:r>
      <w:proofErr w:type="spellEnd"/>
      <w:r>
        <w:rPr>
          <w:rFonts w:ascii="Arial" w:eastAsia="Arial" w:hAnsi="Arial" w:cs="Arial"/>
        </w:rPr>
        <w:t>., incumplimiento de términos, etc.].</w:t>
      </w:r>
    </w:p>
    <w:p w14:paraId="64F42D09" w14:textId="77777777" w:rsidR="00910110" w:rsidRDefault="00910110" w:rsidP="00910110">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12. Firmas</w:t>
      </w:r>
    </w:p>
    <w:p w14:paraId="0670AF2E" w14:textId="77777777" w:rsidR="00910110" w:rsidRDefault="00910110" w:rsidP="00910110">
      <w:pPr>
        <w:spacing w:before="240" w:after="240"/>
        <w:rPr>
          <w:rFonts w:ascii="Arial" w:eastAsia="Arial" w:hAnsi="Arial" w:cs="Arial"/>
        </w:rPr>
      </w:pPr>
      <w:r>
        <w:rPr>
          <w:rFonts w:ascii="Arial" w:eastAsia="Arial" w:hAnsi="Arial" w:cs="Arial"/>
        </w:rPr>
        <w:t>En fe de lo cual, las partes firman el presente contrato en dos ejemplares de igual tenor y a un solo efecto.</w:t>
      </w:r>
    </w:p>
    <w:p w14:paraId="2BFD2352" w14:textId="77777777" w:rsidR="00910110" w:rsidRDefault="00910110" w:rsidP="00910110">
      <w:pPr>
        <w:spacing w:before="240" w:after="240"/>
        <w:rPr>
          <w:rFonts w:ascii="Arial" w:eastAsia="Arial" w:hAnsi="Arial" w:cs="Arial"/>
        </w:rPr>
      </w:pPr>
      <w:r>
        <w:rPr>
          <w:rFonts w:ascii="Arial" w:eastAsia="Arial" w:hAnsi="Arial" w:cs="Arial"/>
          <w:b/>
          <w:bCs/>
        </w:rPr>
        <w:t>Por el Cliente</w:t>
      </w:r>
      <w:r>
        <w:rPr>
          <w:rFonts w:ascii="Arial" w:eastAsia="Arial" w:hAnsi="Arial" w:cs="Arial"/>
        </w:rPr>
        <w:t>: Nombre: [Nombre del director] Cargo: director de [Nombre de la Universidad] Firma: ________________________ Fecha: ________________________</w:t>
      </w:r>
    </w:p>
    <w:p w14:paraId="2940CFB1" w14:textId="77777777" w:rsidR="00910110" w:rsidRDefault="00910110" w:rsidP="00910110">
      <w:pPr>
        <w:spacing w:before="240" w:after="240"/>
        <w:rPr>
          <w:rFonts w:ascii="Arial" w:eastAsia="Arial" w:hAnsi="Arial" w:cs="Arial"/>
        </w:rPr>
      </w:pPr>
      <w:r>
        <w:rPr>
          <w:rFonts w:ascii="Arial" w:eastAsia="Arial" w:hAnsi="Arial" w:cs="Arial"/>
          <w:b/>
          <w:bCs/>
        </w:rPr>
        <w:t>Por el Contratista</w:t>
      </w:r>
      <w:r>
        <w:rPr>
          <w:rFonts w:ascii="Arial" w:eastAsia="Arial" w:hAnsi="Arial" w:cs="Arial"/>
        </w:rPr>
        <w:t>: Nombre: [Nombre del Contratista] Cargo: [Cargo] Firma: ________________________ Fecha: ________________________</w:t>
      </w:r>
    </w:p>
    <w:p w14:paraId="4D237D5E" w14:textId="77777777" w:rsidR="000B4D03" w:rsidRPr="00BD62C4" w:rsidRDefault="000B4D03" w:rsidP="00183CFC">
      <w:pPr>
        <w:rPr>
          <w:rFonts w:ascii="Arial" w:hAnsi="Arial" w:cs="Arial"/>
        </w:rPr>
      </w:pPr>
    </w:p>
    <w:p w14:paraId="46CACF2B" w14:textId="77777777" w:rsidR="00AC251B" w:rsidRPr="00BD62C4" w:rsidRDefault="00AC251B" w:rsidP="00183CFC">
      <w:pPr>
        <w:rPr>
          <w:rFonts w:ascii="Arial" w:hAnsi="Arial" w:cs="Arial"/>
        </w:rPr>
      </w:pPr>
    </w:p>
    <w:p w14:paraId="0EAE6DEA" w14:textId="77777777" w:rsidR="00AC251B" w:rsidRPr="00BD62C4" w:rsidRDefault="00AC251B" w:rsidP="00183CFC">
      <w:pPr>
        <w:rPr>
          <w:rFonts w:ascii="Arial" w:hAnsi="Arial" w:cs="Arial"/>
        </w:rPr>
      </w:pPr>
    </w:p>
    <w:p w14:paraId="33A4E838" w14:textId="77777777" w:rsidR="00AC251B" w:rsidRPr="00BD62C4" w:rsidRDefault="00AC251B" w:rsidP="00183CFC">
      <w:pPr>
        <w:rPr>
          <w:rFonts w:ascii="Arial" w:hAnsi="Arial" w:cs="Arial"/>
        </w:rPr>
      </w:pPr>
    </w:p>
    <w:p w14:paraId="7B5D1AC7" w14:textId="77777777" w:rsidR="00AC251B" w:rsidRPr="00BD62C4" w:rsidRDefault="00AC251B" w:rsidP="00183CFC">
      <w:pPr>
        <w:rPr>
          <w:rFonts w:ascii="Arial" w:hAnsi="Arial" w:cs="Arial"/>
        </w:rPr>
      </w:pPr>
    </w:p>
    <w:p w14:paraId="54EBB973" w14:textId="77777777" w:rsidR="00AC251B" w:rsidRPr="00BD62C4" w:rsidRDefault="00AC251B" w:rsidP="00183CFC">
      <w:pPr>
        <w:rPr>
          <w:rFonts w:ascii="Arial" w:hAnsi="Arial" w:cs="Arial"/>
        </w:rPr>
      </w:pPr>
    </w:p>
    <w:p w14:paraId="28FBB403" w14:textId="77777777" w:rsidR="00AC251B" w:rsidRPr="00BD62C4" w:rsidRDefault="00AC251B" w:rsidP="00183CFC">
      <w:pPr>
        <w:rPr>
          <w:rFonts w:ascii="Arial" w:hAnsi="Arial" w:cs="Arial"/>
        </w:rPr>
      </w:pPr>
    </w:p>
    <w:p w14:paraId="30E0A50A" w14:textId="77777777" w:rsidR="00AC251B" w:rsidRPr="00BD62C4" w:rsidRDefault="00AC251B" w:rsidP="00183CFC">
      <w:pPr>
        <w:rPr>
          <w:rFonts w:ascii="Arial" w:hAnsi="Arial" w:cs="Arial"/>
        </w:rPr>
      </w:pPr>
    </w:p>
    <w:p w14:paraId="6173C708" w14:textId="77777777" w:rsidR="00AC251B" w:rsidRPr="00BD62C4" w:rsidRDefault="00AC251B" w:rsidP="00183CFC">
      <w:pPr>
        <w:rPr>
          <w:rFonts w:ascii="Arial" w:hAnsi="Arial" w:cs="Arial"/>
        </w:rPr>
      </w:pPr>
    </w:p>
    <w:p w14:paraId="7C008A81" w14:textId="77777777" w:rsidR="00AC251B" w:rsidRPr="00BD62C4" w:rsidRDefault="00AC251B" w:rsidP="00183CFC">
      <w:pPr>
        <w:rPr>
          <w:rFonts w:ascii="Arial" w:hAnsi="Arial" w:cs="Arial"/>
        </w:rPr>
      </w:pPr>
    </w:p>
    <w:p w14:paraId="32F11F3B" w14:textId="77777777" w:rsidR="008C3DA1" w:rsidRDefault="008C3DA1" w:rsidP="008C3DA1">
      <w:pPr>
        <w:pStyle w:val="Ttulo3"/>
        <w:spacing w:before="281" w:after="281"/>
        <w:jc w:val="center"/>
        <w:rPr>
          <w:rFonts w:ascii="Arial" w:eastAsia="Arial" w:hAnsi="Arial" w:cs="Arial"/>
          <w:b/>
          <w:bCs/>
          <w:color w:val="000000" w:themeColor="text1"/>
          <w:sz w:val="32"/>
          <w:szCs w:val="32"/>
        </w:rPr>
      </w:pPr>
      <w:r>
        <w:rPr>
          <w:rFonts w:ascii="Arial" w:eastAsia="Arial" w:hAnsi="Arial" w:cs="Arial"/>
          <w:b/>
          <w:bCs/>
          <w:color w:val="000000" w:themeColor="text1"/>
          <w:sz w:val="32"/>
          <w:szCs w:val="32"/>
        </w:rPr>
        <w:t>Contrato para Planificadores del Sistema de Registro de Asistencia Estudiantil</w:t>
      </w:r>
    </w:p>
    <w:p w14:paraId="6747D9AC" w14:textId="77777777" w:rsidR="008C3DA1" w:rsidRDefault="008C3DA1" w:rsidP="008C3DA1">
      <w:pPr>
        <w:spacing w:before="240" w:after="240"/>
        <w:rPr>
          <w:rFonts w:ascii="Arial" w:eastAsia="Arial" w:hAnsi="Arial" w:cs="Arial"/>
          <w:b/>
          <w:bCs/>
          <w:sz w:val="24"/>
          <w:szCs w:val="24"/>
        </w:rPr>
      </w:pPr>
      <w:r>
        <w:rPr>
          <w:rFonts w:ascii="Arial" w:eastAsia="Arial" w:hAnsi="Arial" w:cs="Arial"/>
          <w:b/>
          <w:bCs/>
        </w:rPr>
        <w:t>Contrato de Servicios de Planificación</w:t>
      </w:r>
    </w:p>
    <w:p w14:paraId="4A768103" w14:textId="77777777" w:rsidR="008C3DA1" w:rsidRDefault="008C3DA1" w:rsidP="008C3DA1">
      <w:pPr>
        <w:spacing w:before="240" w:after="240"/>
        <w:rPr>
          <w:rFonts w:ascii="Arial" w:eastAsia="Arial" w:hAnsi="Arial" w:cs="Arial"/>
          <w:b/>
          <w:bCs/>
        </w:rPr>
      </w:pPr>
      <w:r>
        <w:rPr>
          <w:rFonts w:ascii="Arial" w:eastAsia="Arial" w:hAnsi="Arial" w:cs="Arial"/>
          <w:b/>
          <w:bCs/>
        </w:rPr>
        <w:t>Entre:</w:t>
      </w:r>
    </w:p>
    <w:p w14:paraId="3F402EA6" w14:textId="77777777" w:rsidR="008C3DA1" w:rsidRDefault="008C3DA1" w:rsidP="008C3DA1">
      <w:pPr>
        <w:spacing w:before="240" w:after="240"/>
        <w:rPr>
          <w:rFonts w:ascii="Arial" w:eastAsia="Arial" w:hAnsi="Arial" w:cs="Arial"/>
        </w:rPr>
      </w:pPr>
      <w:r>
        <w:rPr>
          <w:rFonts w:ascii="Arial" w:eastAsia="Arial" w:hAnsi="Arial" w:cs="Arial"/>
          <w:b/>
          <w:bCs/>
        </w:rPr>
        <w:t>[UNP CUR Rivas]</w:t>
      </w:r>
      <w:r>
        <w:rPr>
          <w:rFonts w:ascii="Arial" w:eastAsia="Arial" w:hAnsi="Arial" w:cs="Arial"/>
        </w:rPr>
        <w:t>, con domicilio en [dirección], representada en este acto por [nombre del representante], en adelante "La Institución",</w:t>
      </w:r>
    </w:p>
    <w:p w14:paraId="1C4A78FD" w14:textId="77777777" w:rsidR="008C3DA1" w:rsidRDefault="008C3DA1" w:rsidP="008C3DA1">
      <w:pPr>
        <w:spacing w:before="240" w:after="240"/>
        <w:rPr>
          <w:rFonts w:ascii="Arial" w:eastAsia="Arial" w:hAnsi="Arial" w:cs="Arial"/>
          <w:b/>
          <w:bCs/>
        </w:rPr>
      </w:pPr>
      <w:r>
        <w:rPr>
          <w:rFonts w:ascii="Arial" w:eastAsia="Arial" w:hAnsi="Arial" w:cs="Arial"/>
          <w:b/>
          <w:bCs/>
        </w:rPr>
        <w:t>Y:</w:t>
      </w:r>
    </w:p>
    <w:p w14:paraId="70103DDA" w14:textId="77777777" w:rsidR="008C3DA1" w:rsidRDefault="008C3DA1" w:rsidP="008C3DA1">
      <w:pPr>
        <w:spacing w:before="240" w:after="240"/>
        <w:rPr>
          <w:rFonts w:ascii="Arial" w:eastAsia="Arial" w:hAnsi="Arial" w:cs="Arial"/>
        </w:rPr>
      </w:pPr>
      <w:r>
        <w:rPr>
          <w:rFonts w:ascii="Arial" w:eastAsia="Arial" w:hAnsi="Arial" w:cs="Arial"/>
          <w:b/>
          <w:bCs/>
        </w:rPr>
        <w:t>[Nombre de la Empresa de Planificación]</w:t>
      </w:r>
      <w:r>
        <w:rPr>
          <w:rFonts w:ascii="Arial" w:eastAsia="Arial" w:hAnsi="Arial" w:cs="Arial"/>
        </w:rPr>
        <w:t>, con domicilio en [dirección], representada en este acto por [nombre del representante], en adelante "La Empresa",</w:t>
      </w:r>
    </w:p>
    <w:p w14:paraId="3A21BA06" w14:textId="77777777" w:rsidR="008C3DA1" w:rsidRDefault="008C3DA1" w:rsidP="008C3DA1">
      <w:pPr>
        <w:spacing w:before="240" w:after="240"/>
        <w:rPr>
          <w:rFonts w:ascii="Arial" w:eastAsia="Arial" w:hAnsi="Arial" w:cs="Arial"/>
          <w:b/>
          <w:bCs/>
        </w:rPr>
      </w:pPr>
      <w:r>
        <w:rPr>
          <w:rFonts w:ascii="Arial" w:eastAsia="Arial" w:hAnsi="Arial" w:cs="Arial"/>
          <w:b/>
          <w:bCs/>
        </w:rPr>
        <w:t>Se acuerda lo siguiente:</w:t>
      </w:r>
    </w:p>
    <w:p w14:paraId="3AEA4C53"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 Objeto del Contrato</w:t>
      </w:r>
    </w:p>
    <w:p w14:paraId="497EE551" w14:textId="77777777" w:rsidR="008C3DA1" w:rsidRDefault="008C3DA1" w:rsidP="008C3DA1">
      <w:pPr>
        <w:spacing w:before="240" w:after="240"/>
        <w:rPr>
          <w:rFonts w:ascii="Arial" w:eastAsia="Arial" w:hAnsi="Arial" w:cs="Arial"/>
        </w:rPr>
      </w:pPr>
      <w:r>
        <w:rPr>
          <w:rFonts w:ascii="Arial" w:eastAsia="Arial" w:hAnsi="Arial" w:cs="Arial"/>
        </w:rPr>
        <w:t>La Empresa se compromete a proporcionar servicios de planificación para el desarrollo del Sistema de Registro de Asistencia Estudiantil, en adelante "El Proyecto".</w:t>
      </w:r>
    </w:p>
    <w:p w14:paraId="2430341C"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2. Alcance de los Servicios</w:t>
      </w:r>
    </w:p>
    <w:p w14:paraId="684BEE49" w14:textId="77777777" w:rsidR="008C3DA1" w:rsidRDefault="008C3DA1" w:rsidP="008C3DA1">
      <w:pPr>
        <w:spacing w:before="240" w:after="240"/>
        <w:rPr>
          <w:rFonts w:ascii="Arial" w:eastAsia="Arial" w:hAnsi="Arial" w:cs="Arial"/>
        </w:rPr>
      </w:pPr>
      <w:r>
        <w:rPr>
          <w:rFonts w:ascii="Arial" w:eastAsia="Arial" w:hAnsi="Arial" w:cs="Arial"/>
        </w:rPr>
        <w:t>Los servicios incluyen, pero no se limitan a:</w:t>
      </w:r>
    </w:p>
    <w:p w14:paraId="440157BC"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Análisis de requisitos.</w:t>
      </w:r>
    </w:p>
    <w:p w14:paraId="028FB2C0"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Diseño del sistema.</w:t>
      </w:r>
    </w:p>
    <w:p w14:paraId="5DC90EFE"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Elaboración de la documentación técnica.</w:t>
      </w:r>
    </w:p>
    <w:p w14:paraId="05511CAB"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Planificación del cronograma del proyecto.</w:t>
      </w:r>
    </w:p>
    <w:p w14:paraId="13C56FF1"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Estimación de recursos necesarios.</w:t>
      </w:r>
    </w:p>
    <w:p w14:paraId="18641D49" w14:textId="77777777" w:rsidR="008C3DA1" w:rsidRDefault="008C3DA1" w:rsidP="008C3DA1">
      <w:pPr>
        <w:pStyle w:val="Prrafodelista"/>
        <w:spacing w:after="0"/>
        <w:rPr>
          <w:rFonts w:ascii="Arial" w:eastAsia="Arial" w:hAnsi="Arial" w:cs="Arial"/>
        </w:rPr>
      </w:pPr>
    </w:p>
    <w:p w14:paraId="53C43DDA" w14:textId="77777777" w:rsidR="008C3DA1" w:rsidRDefault="008C3DA1" w:rsidP="008C3DA1">
      <w:pPr>
        <w:pStyle w:val="Ttulo4"/>
        <w:spacing w:before="0"/>
        <w:rPr>
          <w:rFonts w:ascii="Arial" w:eastAsia="Arial" w:hAnsi="Arial" w:cs="Arial"/>
          <w:b/>
          <w:bCs/>
          <w:i w:val="0"/>
          <w:iCs w:val="0"/>
          <w:color w:val="000000" w:themeColor="text1"/>
        </w:rPr>
      </w:pPr>
      <w:r>
        <w:rPr>
          <w:rFonts w:ascii="Arial" w:eastAsia="Arial" w:hAnsi="Arial" w:cs="Arial"/>
          <w:b/>
          <w:bCs/>
          <w:i w:val="0"/>
          <w:iCs w:val="0"/>
          <w:color w:val="000000" w:themeColor="text1"/>
        </w:rPr>
        <w:t>3. Duración del Contrato</w:t>
      </w:r>
    </w:p>
    <w:p w14:paraId="2A85C736" w14:textId="77777777" w:rsidR="008C3DA1" w:rsidRDefault="008C3DA1" w:rsidP="008C3DA1">
      <w:pPr>
        <w:spacing w:before="240" w:after="240"/>
        <w:rPr>
          <w:rFonts w:ascii="Arial" w:eastAsia="Arial" w:hAnsi="Arial" w:cs="Arial"/>
        </w:rPr>
      </w:pPr>
      <w:r>
        <w:rPr>
          <w:rFonts w:ascii="Arial" w:eastAsia="Arial" w:hAnsi="Arial" w:cs="Arial"/>
        </w:rPr>
        <w:t>El presente contrato tendrá una duración de [número] meses, comenzando desde [fecha de inicio] hasta [fecha de finalización], con posibilidad de extensión por mutuo acuerdo entre ambas partes.</w:t>
      </w:r>
    </w:p>
    <w:p w14:paraId="6938357C"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4. Compensación y Pagos</w:t>
      </w:r>
    </w:p>
    <w:p w14:paraId="2C68D234" w14:textId="77777777" w:rsidR="008C3DA1" w:rsidRDefault="008C3DA1" w:rsidP="008C3DA1">
      <w:pPr>
        <w:spacing w:before="240" w:after="240"/>
        <w:rPr>
          <w:rFonts w:ascii="Arial" w:eastAsia="Arial" w:hAnsi="Arial" w:cs="Arial"/>
        </w:rPr>
      </w:pPr>
      <w:r>
        <w:rPr>
          <w:rFonts w:ascii="Arial" w:eastAsia="Arial" w:hAnsi="Arial" w:cs="Arial"/>
        </w:rPr>
        <w:t>La Institución pagará a La Empresa la suma total de [cantidad] por los servicios descritos. Los pagos se realizarán en [número] cuotas de [cantidad] cada una, a ser pagadas en las siguientes fechas: [fechas de pago].</w:t>
      </w:r>
    </w:p>
    <w:p w14:paraId="4C54EDE8"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lastRenderedPageBreak/>
        <w:t>5. Obligaciones de las Partes</w:t>
      </w:r>
    </w:p>
    <w:p w14:paraId="7137AF06" w14:textId="77777777" w:rsidR="008C3DA1" w:rsidRDefault="008C3DA1" w:rsidP="008C3DA1">
      <w:pPr>
        <w:spacing w:before="240" w:after="240"/>
        <w:rPr>
          <w:rFonts w:ascii="Arial" w:eastAsia="Arial" w:hAnsi="Arial" w:cs="Arial"/>
          <w:b/>
          <w:bCs/>
        </w:rPr>
      </w:pPr>
      <w:r>
        <w:rPr>
          <w:rFonts w:ascii="Arial" w:eastAsia="Arial" w:hAnsi="Arial" w:cs="Arial"/>
          <w:b/>
          <w:bCs/>
        </w:rPr>
        <w:t>La Empresa:</w:t>
      </w:r>
    </w:p>
    <w:p w14:paraId="00427FE8"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Cumplir con los plazos establecidos.</w:t>
      </w:r>
    </w:p>
    <w:p w14:paraId="12318B2D"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Proporcionar informes periódicos sobre el progreso del proyecto.</w:t>
      </w:r>
    </w:p>
    <w:p w14:paraId="11B4F10E"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Asegurar la calidad y la viabilidad técnica de las soluciones propuestas.</w:t>
      </w:r>
    </w:p>
    <w:p w14:paraId="65904E4D" w14:textId="77777777" w:rsidR="008C3DA1" w:rsidRDefault="008C3DA1" w:rsidP="008C3DA1">
      <w:pPr>
        <w:spacing w:before="240" w:after="240"/>
        <w:rPr>
          <w:rFonts w:ascii="Arial" w:eastAsia="Arial" w:hAnsi="Arial" w:cs="Arial"/>
          <w:b/>
          <w:bCs/>
        </w:rPr>
      </w:pPr>
      <w:r>
        <w:rPr>
          <w:rFonts w:ascii="Arial" w:eastAsia="Arial" w:hAnsi="Arial" w:cs="Arial"/>
          <w:b/>
          <w:bCs/>
        </w:rPr>
        <w:t>La Institución:</w:t>
      </w:r>
    </w:p>
    <w:p w14:paraId="6C18D66A"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Proporcionar acceso a la información y recursos necesarios.</w:t>
      </w:r>
    </w:p>
    <w:p w14:paraId="0FE688E3"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Facilitar la comunicación con el personal relevante.</w:t>
      </w:r>
    </w:p>
    <w:p w14:paraId="1A1E20FE"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rPr>
        <w:t>Realizar los pagos en las fechas acordadas.</w:t>
      </w:r>
    </w:p>
    <w:p w14:paraId="10E4706A"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6. Propiedad Intelectual</w:t>
      </w:r>
    </w:p>
    <w:p w14:paraId="26B95891" w14:textId="77777777" w:rsidR="008C3DA1" w:rsidRDefault="008C3DA1" w:rsidP="008C3DA1">
      <w:pPr>
        <w:spacing w:before="240" w:after="240"/>
        <w:rPr>
          <w:rFonts w:ascii="Arial" w:eastAsia="Arial" w:hAnsi="Arial" w:cs="Arial"/>
        </w:rPr>
      </w:pPr>
      <w:r>
        <w:rPr>
          <w:rFonts w:ascii="Arial" w:eastAsia="Arial" w:hAnsi="Arial" w:cs="Arial"/>
        </w:rPr>
        <w:t>Todos los entregables y documentos producidos durante la ejecución del contrato serán propiedad de La Institución.</w:t>
      </w:r>
    </w:p>
    <w:p w14:paraId="2F878626"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7. Confidencialidad</w:t>
      </w:r>
    </w:p>
    <w:p w14:paraId="7D32209D" w14:textId="77777777" w:rsidR="008C3DA1" w:rsidRDefault="008C3DA1" w:rsidP="008C3DA1">
      <w:pPr>
        <w:spacing w:before="240" w:after="240"/>
        <w:rPr>
          <w:rFonts w:ascii="Arial" w:eastAsia="Arial" w:hAnsi="Arial" w:cs="Arial"/>
        </w:rPr>
      </w:pPr>
      <w:r>
        <w:rPr>
          <w:rFonts w:ascii="Arial" w:eastAsia="Arial" w:hAnsi="Arial" w:cs="Arial"/>
        </w:rPr>
        <w:t>La Empresa se compromete a mantener la confidencialidad de toda la información proporcionada por La Institución y no divulgarla a terceros sin el consentimiento previo y por escrito de La Institución.</w:t>
      </w:r>
    </w:p>
    <w:p w14:paraId="071A2BD0"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8. Terminación del Contrato</w:t>
      </w:r>
    </w:p>
    <w:p w14:paraId="120F78F2" w14:textId="77777777" w:rsidR="008C3DA1" w:rsidRDefault="008C3DA1" w:rsidP="008C3DA1">
      <w:pPr>
        <w:spacing w:before="240" w:after="240"/>
        <w:rPr>
          <w:rFonts w:ascii="Arial" w:eastAsia="Arial" w:hAnsi="Arial" w:cs="Arial"/>
        </w:rPr>
      </w:pPr>
      <w:r>
        <w:rPr>
          <w:rFonts w:ascii="Arial" w:eastAsia="Arial" w:hAnsi="Arial" w:cs="Arial"/>
        </w:rPr>
        <w:t>Cualquiera de las partes podrá terminar el contrato en caso de incumplimiento de las obligaciones por la otra parte, previa notificación escrita con [número] días de anticipación.</w:t>
      </w:r>
    </w:p>
    <w:p w14:paraId="769FA019"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9. Resolución de Disputas</w:t>
      </w:r>
    </w:p>
    <w:p w14:paraId="64CDC429" w14:textId="77777777" w:rsidR="008C3DA1" w:rsidRDefault="008C3DA1" w:rsidP="008C3DA1">
      <w:pPr>
        <w:spacing w:before="240" w:after="240"/>
        <w:rPr>
          <w:rFonts w:ascii="Arial" w:eastAsia="Arial" w:hAnsi="Arial" w:cs="Arial"/>
        </w:rPr>
      </w:pPr>
      <w:r>
        <w:rPr>
          <w:rFonts w:ascii="Arial" w:eastAsia="Arial" w:hAnsi="Arial" w:cs="Arial"/>
        </w:rPr>
        <w:t>Cualquier controversia que surja en relación con este contrato será resuelta mediante [mecanismo de resolución de disputas, como arbitraje o mediación].</w:t>
      </w:r>
    </w:p>
    <w:p w14:paraId="44EB3415"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10. Firmas</w:t>
      </w:r>
    </w:p>
    <w:p w14:paraId="0E39E5A5" w14:textId="77777777" w:rsidR="008C3DA1" w:rsidRDefault="008C3DA1" w:rsidP="008C3DA1">
      <w:pPr>
        <w:spacing w:before="240" w:after="240"/>
        <w:rPr>
          <w:rFonts w:ascii="Arial" w:eastAsia="Arial" w:hAnsi="Arial" w:cs="Arial"/>
        </w:rPr>
      </w:pPr>
      <w:r>
        <w:rPr>
          <w:rFonts w:ascii="Arial" w:eastAsia="Arial" w:hAnsi="Arial" w:cs="Arial"/>
        </w:rPr>
        <w:t>Firmado por las partes en [lugar], en [fecha].</w:t>
      </w:r>
    </w:p>
    <w:p w14:paraId="5E2BA083"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Por la Universidad:</w:t>
      </w:r>
    </w:p>
    <w:p w14:paraId="4AB9BCEC"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b/>
          <w:bCs/>
        </w:rPr>
        <w:t>Nombre:</w:t>
      </w:r>
      <w:r>
        <w:rPr>
          <w:rFonts w:ascii="Arial" w:eastAsia="Arial" w:hAnsi="Arial" w:cs="Arial"/>
        </w:rPr>
        <w:t xml:space="preserve"> [Nombre del Representante de la Institución]</w:t>
      </w:r>
    </w:p>
    <w:p w14:paraId="529182D3"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b/>
          <w:bCs/>
        </w:rPr>
        <w:t>Título:</w:t>
      </w:r>
      <w:r>
        <w:rPr>
          <w:rFonts w:ascii="Arial" w:eastAsia="Arial" w:hAnsi="Arial" w:cs="Arial"/>
        </w:rPr>
        <w:t xml:space="preserve"> [Título]</w:t>
      </w:r>
    </w:p>
    <w:p w14:paraId="3354B15E" w14:textId="575EB620"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b/>
          <w:bCs/>
        </w:rPr>
        <w:t>Firma:</w:t>
      </w:r>
      <w:r>
        <w:rPr>
          <w:rFonts w:ascii="Arial" w:eastAsia="Arial" w:hAnsi="Arial" w:cs="Arial"/>
        </w:rPr>
        <w:t xml:space="preserve"> ________________________</w:t>
      </w:r>
    </w:p>
    <w:p w14:paraId="53253F62" w14:textId="77777777" w:rsidR="008C3DA1" w:rsidRDefault="008C3DA1" w:rsidP="008C3DA1">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lastRenderedPageBreak/>
        <w:t>Por el Contratista:</w:t>
      </w:r>
    </w:p>
    <w:p w14:paraId="56FD8371"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b/>
          <w:bCs/>
        </w:rPr>
        <w:t>Nombre:</w:t>
      </w:r>
      <w:r>
        <w:rPr>
          <w:rFonts w:ascii="Arial" w:eastAsia="Arial" w:hAnsi="Arial" w:cs="Arial"/>
        </w:rPr>
        <w:t xml:space="preserve"> [Nombre del Representante de la Empresa]</w:t>
      </w:r>
    </w:p>
    <w:p w14:paraId="56A87505"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b/>
          <w:bCs/>
        </w:rPr>
        <w:t>Título:</w:t>
      </w:r>
      <w:r>
        <w:rPr>
          <w:rFonts w:ascii="Arial" w:eastAsia="Arial" w:hAnsi="Arial" w:cs="Arial"/>
        </w:rPr>
        <w:t xml:space="preserve"> [Título]</w:t>
      </w:r>
    </w:p>
    <w:p w14:paraId="179E1B08" w14:textId="77777777" w:rsidR="008C3DA1" w:rsidRDefault="008C3DA1" w:rsidP="008C3DA1">
      <w:pPr>
        <w:pStyle w:val="Prrafodelista"/>
        <w:numPr>
          <w:ilvl w:val="0"/>
          <w:numId w:val="56"/>
        </w:numPr>
        <w:spacing w:after="0" w:line="278" w:lineRule="auto"/>
        <w:rPr>
          <w:rFonts w:ascii="Arial" w:eastAsia="Arial" w:hAnsi="Arial" w:cs="Arial"/>
        </w:rPr>
      </w:pPr>
      <w:r>
        <w:rPr>
          <w:rFonts w:ascii="Arial" w:eastAsia="Arial" w:hAnsi="Arial" w:cs="Arial"/>
          <w:b/>
          <w:bCs/>
        </w:rPr>
        <w:t>Firma:</w:t>
      </w:r>
      <w:r>
        <w:rPr>
          <w:rFonts w:ascii="Arial" w:eastAsia="Arial" w:hAnsi="Arial" w:cs="Arial"/>
        </w:rPr>
        <w:t xml:space="preserve"> ________________________</w:t>
      </w:r>
    </w:p>
    <w:p w14:paraId="78FFECD6" w14:textId="77777777" w:rsidR="00AC251B" w:rsidRDefault="00AC251B" w:rsidP="00183CFC">
      <w:pPr>
        <w:rPr>
          <w:rFonts w:ascii="Arial" w:hAnsi="Arial" w:cs="Arial"/>
        </w:rPr>
      </w:pPr>
    </w:p>
    <w:p w14:paraId="51C56418" w14:textId="77777777" w:rsidR="0087496C" w:rsidRDefault="0087496C" w:rsidP="00183CFC">
      <w:pPr>
        <w:rPr>
          <w:rFonts w:ascii="Arial" w:hAnsi="Arial" w:cs="Arial"/>
        </w:rPr>
      </w:pPr>
    </w:p>
    <w:p w14:paraId="77C9E761" w14:textId="77777777" w:rsidR="00C7123A" w:rsidRDefault="00C7123A" w:rsidP="00C7123A">
      <w:pPr>
        <w:pStyle w:val="Ttulo3"/>
        <w:spacing w:before="281" w:after="281"/>
        <w:jc w:val="center"/>
        <w:rPr>
          <w:rFonts w:ascii="Arial" w:eastAsia="Arial" w:hAnsi="Arial" w:cs="Arial"/>
          <w:b/>
          <w:bCs/>
          <w:color w:val="000000" w:themeColor="text1"/>
          <w:sz w:val="32"/>
          <w:szCs w:val="32"/>
        </w:rPr>
      </w:pPr>
      <w:r>
        <w:rPr>
          <w:rFonts w:ascii="Arial" w:eastAsia="Arial" w:hAnsi="Arial" w:cs="Arial"/>
          <w:b/>
          <w:bCs/>
          <w:color w:val="000000" w:themeColor="text1"/>
          <w:sz w:val="32"/>
          <w:szCs w:val="32"/>
        </w:rPr>
        <w:t>Contrato para Desarrolladores del Sistema de Registro de Asistencia Estudiantil</w:t>
      </w:r>
    </w:p>
    <w:p w14:paraId="17BE78A4" w14:textId="77777777" w:rsidR="00C7123A" w:rsidRDefault="00C7123A" w:rsidP="00C7123A">
      <w:pPr>
        <w:spacing w:before="240" w:after="240"/>
        <w:rPr>
          <w:sz w:val="24"/>
          <w:szCs w:val="24"/>
        </w:rPr>
      </w:pPr>
      <w:r>
        <w:rPr>
          <w:rFonts w:ascii="Arial" w:eastAsia="Arial" w:hAnsi="Arial" w:cs="Arial"/>
          <w:b/>
          <w:bCs/>
        </w:rPr>
        <w:t>Contrato de Servicios de Desarrollo</w:t>
      </w:r>
    </w:p>
    <w:p w14:paraId="0126DD8F" w14:textId="77777777" w:rsidR="00C7123A" w:rsidRDefault="00C7123A" w:rsidP="00C7123A">
      <w:pPr>
        <w:spacing w:before="240" w:after="240"/>
      </w:pPr>
      <w:r>
        <w:rPr>
          <w:rFonts w:ascii="Arial" w:eastAsia="Arial" w:hAnsi="Arial" w:cs="Arial"/>
          <w:b/>
          <w:bCs/>
        </w:rPr>
        <w:t>Entre:</w:t>
      </w:r>
    </w:p>
    <w:p w14:paraId="4B0E7058" w14:textId="77777777" w:rsidR="00C7123A" w:rsidRDefault="00C7123A" w:rsidP="00C7123A">
      <w:pPr>
        <w:spacing w:before="240" w:after="240"/>
      </w:pPr>
      <w:r>
        <w:rPr>
          <w:rFonts w:ascii="Arial" w:eastAsia="Arial" w:hAnsi="Arial" w:cs="Arial"/>
          <w:b/>
          <w:bCs/>
        </w:rPr>
        <w:t>[UNP CUR Rivas]</w:t>
      </w:r>
      <w:r>
        <w:rPr>
          <w:rFonts w:ascii="Arial" w:eastAsia="Arial" w:hAnsi="Arial" w:cs="Arial"/>
        </w:rPr>
        <w:t>, con domicilio en [dirección], representada en este acto por [nombre del representante], en adelante "La Institución",</w:t>
      </w:r>
    </w:p>
    <w:p w14:paraId="03F8BF0F" w14:textId="77777777" w:rsidR="00C7123A" w:rsidRDefault="00C7123A" w:rsidP="00C7123A">
      <w:pPr>
        <w:spacing w:before="240" w:after="240"/>
      </w:pPr>
      <w:r>
        <w:rPr>
          <w:rFonts w:ascii="Arial" w:eastAsia="Arial" w:hAnsi="Arial" w:cs="Arial"/>
          <w:b/>
          <w:bCs/>
        </w:rPr>
        <w:t>Y:</w:t>
      </w:r>
    </w:p>
    <w:p w14:paraId="78C64E47" w14:textId="77777777" w:rsidR="00C7123A" w:rsidRDefault="00C7123A" w:rsidP="00C7123A">
      <w:pPr>
        <w:spacing w:before="240" w:after="240"/>
      </w:pPr>
      <w:r>
        <w:rPr>
          <w:rFonts w:ascii="Arial" w:eastAsia="Arial" w:hAnsi="Arial" w:cs="Arial"/>
          <w:b/>
          <w:bCs/>
        </w:rPr>
        <w:t>[Nombre de la Empresa de Desarrollo]</w:t>
      </w:r>
      <w:r>
        <w:rPr>
          <w:rFonts w:ascii="Arial" w:eastAsia="Arial" w:hAnsi="Arial" w:cs="Arial"/>
        </w:rPr>
        <w:t>, con domicilio en [dirección], representada en este acto por [nombre del representante], en adelante "La Empresa",</w:t>
      </w:r>
    </w:p>
    <w:p w14:paraId="6AB603F5" w14:textId="77777777" w:rsidR="00C7123A" w:rsidRDefault="00C7123A" w:rsidP="00C7123A">
      <w:pPr>
        <w:spacing w:before="240" w:after="240"/>
      </w:pPr>
      <w:r>
        <w:rPr>
          <w:rFonts w:ascii="Arial" w:eastAsia="Arial" w:hAnsi="Arial" w:cs="Arial"/>
          <w:b/>
          <w:bCs/>
        </w:rPr>
        <w:t>Se acuerda lo siguiente:</w:t>
      </w:r>
    </w:p>
    <w:p w14:paraId="63C2CC1B"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 Objeto del Contrato</w:t>
      </w:r>
    </w:p>
    <w:p w14:paraId="431D1C8C" w14:textId="77777777" w:rsidR="00C7123A" w:rsidRDefault="00C7123A" w:rsidP="00C7123A">
      <w:pPr>
        <w:spacing w:before="240" w:after="240"/>
      </w:pPr>
      <w:r>
        <w:rPr>
          <w:rFonts w:ascii="Arial" w:eastAsia="Arial" w:hAnsi="Arial" w:cs="Arial"/>
        </w:rPr>
        <w:t>La Empresa se compromete a desarrollar el Sistema de Registro de Asistencia Estudiantil, en adelante "El Sistema", conforme a los requisitos establecidos por La Institución.</w:t>
      </w:r>
    </w:p>
    <w:p w14:paraId="4EDD008C"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2. Alcance de los Servicios</w:t>
      </w:r>
    </w:p>
    <w:p w14:paraId="0F6AE4F6" w14:textId="77777777" w:rsidR="00C7123A" w:rsidRDefault="00C7123A" w:rsidP="00C7123A">
      <w:pPr>
        <w:spacing w:before="240" w:after="240"/>
      </w:pPr>
      <w:r>
        <w:rPr>
          <w:rFonts w:ascii="Arial" w:eastAsia="Arial" w:hAnsi="Arial" w:cs="Arial"/>
        </w:rPr>
        <w:t>Los servicios incluyen, pero no se limitan a:</w:t>
      </w:r>
    </w:p>
    <w:p w14:paraId="12DE6CA3"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Desarrollo del software conforme a los requisitos especificados.</w:t>
      </w:r>
    </w:p>
    <w:p w14:paraId="79FA76B0"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Realización de pruebas y aseguramiento de calidad.</w:t>
      </w:r>
    </w:p>
    <w:p w14:paraId="18A83719"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Implementación y despliegue del sistema.</w:t>
      </w:r>
    </w:p>
    <w:p w14:paraId="085688FC"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Capacitación al personal de La Institución.</w:t>
      </w:r>
    </w:p>
    <w:p w14:paraId="3D6CC1AE" w14:textId="0FAA8EF1" w:rsidR="00C7123A" w:rsidRPr="00C7123A" w:rsidRDefault="00C7123A" w:rsidP="00C7123A">
      <w:pPr>
        <w:pStyle w:val="Prrafodelista"/>
        <w:numPr>
          <w:ilvl w:val="0"/>
          <w:numId w:val="56"/>
        </w:numPr>
        <w:spacing w:after="0" w:line="278" w:lineRule="auto"/>
        <w:rPr>
          <w:rFonts w:ascii="Arial" w:eastAsia="Arial" w:hAnsi="Arial" w:cs="Arial"/>
          <w:b/>
          <w:bCs/>
          <w:color w:val="000000" w:themeColor="text1"/>
        </w:rPr>
      </w:pPr>
      <w:r>
        <w:rPr>
          <w:rFonts w:ascii="Arial" w:eastAsia="Arial" w:hAnsi="Arial" w:cs="Arial"/>
        </w:rPr>
        <w:t xml:space="preserve">Soporte técnico </w:t>
      </w:r>
      <w:proofErr w:type="spellStart"/>
      <w:r>
        <w:rPr>
          <w:rFonts w:ascii="Arial" w:eastAsia="Arial" w:hAnsi="Arial" w:cs="Arial"/>
        </w:rPr>
        <w:t>post-implementación</w:t>
      </w:r>
      <w:proofErr w:type="spellEnd"/>
      <w:r>
        <w:rPr>
          <w:rFonts w:ascii="Arial" w:eastAsia="Arial" w:hAnsi="Arial" w:cs="Arial"/>
        </w:rPr>
        <w:t xml:space="preserve"> por [número] meses.</w:t>
      </w:r>
    </w:p>
    <w:p w14:paraId="104F125F" w14:textId="77777777" w:rsidR="00C7123A" w:rsidRDefault="00C7123A" w:rsidP="00C7123A">
      <w:pPr>
        <w:pStyle w:val="Prrafodelista"/>
        <w:spacing w:after="0"/>
        <w:rPr>
          <w:rFonts w:ascii="Arial" w:eastAsia="Arial" w:hAnsi="Arial" w:cs="Arial"/>
          <w:b/>
          <w:bCs/>
          <w:color w:val="000000" w:themeColor="text1"/>
        </w:rPr>
      </w:pPr>
    </w:p>
    <w:p w14:paraId="4480780A" w14:textId="77777777" w:rsidR="00C7123A" w:rsidRDefault="00C7123A" w:rsidP="00254B56">
      <w:pPr>
        <w:pStyle w:val="Prrafodelista"/>
        <w:spacing w:after="0"/>
        <w:ind w:left="0"/>
        <w:rPr>
          <w:rFonts w:ascii="Arial" w:eastAsia="Arial" w:hAnsi="Arial" w:cs="Arial"/>
          <w:b/>
          <w:bCs/>
          <w:color w:val="000000" w:themeColor="text1"/>
        </w:rPr>
      </w:pPr>
      <w:r>
        <w:rPr>
          <w:rFonts w:ascii="Arial" w:eastAsia="Arial" w:hAnsi="Arial" w:cs="Arial"/>
          <w:b/>
          <w:bCs/>
          <w:color w:val="000000" w:themeColor="text1"/>
        </w:rPr>
        <w:t xml:space="preserve">3. Duración del Contrato </w:t>
      </w:r>
    </w:p>
    <w:p w14:paraId="0F89F3F3" w14:textId="77777777" w:rsidR="00C7123A" w:rsidRDefault="00C7123A" w:rsidP="00254B56">
      <w:pPr>
        <w:pStyle w:val="Prrafodelista"/>
        <w:spacing w:after="0"/>
        <w:ind w:left="0"/>
        <w:rPr>
          <w:rFonts w:ascii="Arial" w:eastAsia="Arial" w:hAnsi="Arial" w:cs="Arial"/>
          <w:b/>
          <w:bCs/>
          <w:color w:val="000000" w:themeColor="text1"/>
        </w:rPr>
      </w:pPr>
    </w:p>
    <w:p w14:paraId="3A605C5D" w14:textId="77777777" w:rsidR="00C7123A" w:rsidRDefault="00C7123A" w:rsidP="00254B56">
      <w:pPr>
        <w:pStyle w:val="Prrafodelista"/>
        <w:spacing w:after="0"/>
        <w:ind w:left="0"/>
        <w:rPr>
          <w:rFonts w:ascii="Arial" w:eastAsia="Arial" w:hAnsi="Arial" w:cs="Arial"/>
          <w:b/>
          <w:bCs/>
          <w:color w:val="000000" w:themeColor="text1"/>
        </w:rPr>
      </w:pPr>
      <w:r>
        <w:rPr>
          <w:rFonts w:ascii="Arial" w:eastAsia="Arial" w:hAnsi="Arial" w:cs="Arial"/>
        </w:rPr>
        <w:t>El presente contrato tendrá una duración de [12] meses, comenzando desde [fecha de inicio] hasta [fecha de finalización], con posibilidad de extensión por mutuo acuerdo entre ambas partes.</w:t>
      </w:r>
    </w:p>
    <w:p w14:paraId="1DC42046"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lastRenderedPageBreak/>
        <w:t>4. Compensación y Pagos</w:t>
      </w:r>
    </w:p>
    <w:p w14:paraId="0816D1A9" w14:textId="77777777" w:rsidR="00C7123A" w:rsidRDefault="00C7123A" w:rsidP="00C7123A">
      <w:pPr>
        <w:spacing w:before="240" w:after="240"/>
      </w:pPr>
      <w:r>
        <w:rPr>
          <w:rFonts w:ascii="Arial" w:eastAsia="Arial" w:hAnsi="Arial" w:cs="Arial"/>
        </w:rPr>
        <w:t>La Institución pagará a La Empresa la suma total de [cantidad] por los servicios descritos. Los pagos se realizarán en [número] cuotas de [cantidad] cada una, a ser pagadas en las siguientes fechas: [fechas de pago].</w:t>
      </w:r>
    </w:p>
    <w:p w14:paraId="6E75E4A8"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5. Obligaciones de las Partes</w:t>
      </w:r>
    </w:p>
    <w:p w14:paraId="3BD1FDF0" w14:textId="77777777" w:rsidR="00C7123A" w:rsidRDefault="00C7123A" w:rsidP="00C7123A">
      <w:pPr>
        <w:spacing w:before="240" w:after="240"/>
      </w:pPr>
      <w:r>
        <w:rPr>
          <w:rFonts w:ascii="Arial" w:eastAsia="Arial" w:hAnsi="Arial" w:cs="Arial"/>
          <w:b/>
          <w:bCs/>
        </w:rPr>
        <w:t>La Empresa:</w:t>
      </w:r>
    </w:p>
    <w:p w14:paraId="0207B23D"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Cumplir con los plazos establecidos.</w:t>
      </w:r>
    </w:p>
    <w:p w14:paraId="7C4D7DA9"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Asegurar la calidad y funcionalidad del sistema desarrollado.</w:t>
      </w:r>
    </w:p>
    <w:p w14:paraId="43DAC2BE"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Proporcionar documentación completa del sistema.</w:t>
      </w:r>
    </w:p>
    <w:p w14:paraId="3A6DD7A7"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Ofrecer soporte técnico según lo acordado.</w:t>
      </w:r>
    </w:p>
    <w:p w14:paraId="22F6F956" w14:textId="77777777" w:rsidR="00C7123A" w:rsidRDefault="00C7123A" w:rsidP="00C7123A">
      <w:pPr>
        <w:spacing w:before="240" w:after="240"/>
      </w:pPr>
      <w:r>
        <w:rPr>
          <w:rFonts w:ascii="Arial" w:eastAsia="Arial" w:hAnsi="Arial" w:cs="Arial"/>
          <w:b/>
          <w:bCs/>
        </w:rPr>
        <w:t>La Institución:</w:t>
      </w:r>
    </w:p>
    <w:p w14:paraId="77C81FA5"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Proporcionar acceso a la información y recursos necesarios.</w:t>
      </w:r>
    </w:p>
    <w:p w14:paraId="5373011D"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Facilitar la comunicación con el personal relevante.</w:t>
      </w:r>
    </w:p>
    <w:p w14:paraId="7DFE9F41"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rPr>
        <w:t>Realizar los pagos en las fechas acordadas.</w:t>
      </w:r>
    </w:p>
    <w:p w14:paraId="2C308C22"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6. Propiedad Intelectual</w:t>
      </w:r>
    </w:p>
    <w:p w14:paraId="5D7CB038" w14:textId="77777777" w:rsidR="00C7123A" w:rsidRDefault="00C7123A" w:rsidP="00C7123A">
      <w:pPr>
        <w:spacing w:before="240" w:after="240"/>
      </w:pPr>
      <w:r>
        <w:rPr>
          <w:rFonts w:ascii="Arial" w:eastAsia="Arial" w:hAnsi="Arial" w:cs="Arial"/>
        </w:rPr>
        <w:t>Todos los derechos de propiedad intelectual sobre el software desarrollado serán propiedad de La Institución.</w:t>
      </w:r>
    </w:p>
    <w:p w14:paraId="13813335"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7. Confidencialidad</w:t>
      </w:r>
    </w:p>
    <w:p w14:paraId="5E962A14" w14:textId="77777777" w:rsidR="00C7123A" w:rsidRDefault="00C7123A" w:rsidP="00C7123A">
      <w:pPr>
        <w:spacing w:before="240" w:after="240"/>
      </w:pPr>
      <w:r>
        <w:rPr>
          <w:rFonts w:ascii="Arial" w:eastAsia="Arial" w:hAnsi="Arial" w:cs="Arial"/>
        </w:rPr>
        <w:t>La Empresa se compromete a mantener la confidencialidad de toda la información proporcionada por La Institución y no divulgarla a terceros sin el consentimiento previo y por escrito de La Institución.</w:t>
      </w:r>
    </w:p>
    <w:p w14:paraId="41D93973"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8. Terminación del Contrato</w:t>
      </w:r>
    </w:p>
    <w:p w14:paraId="457DD81A" w14:textId="77777777" w:rsidR="00C7123A" w:rsidRDefault="00C7123A" w:rsidP="00C7123A">
      <w:pPr>
        <w:spacing w:before="240" w:after="240"/>
      </w:pPr>
      <w:r>
        <w:rPr>
          <w:rFonts w:ascii="Arial" w:eastAsia="Arial" w:hAnsi="Arial" w:cs="Arial"/>
        </w:rPr>
        <w:t>Cualquiera de las partes podrá terminar el contrato en caso de incumplimiento de las obligaciones por la otra parte, previa notificación escrita con [número] días de anticipación.</w:t>
      </w:r>
    </w:p>
    <w:p w14:paraId="07D849CC"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9. Resolución de Disputas</w:t>
      </w:r>
    </w:p>
    <w:p w14:paraId="0F93BD40" w14:textId="77777777" w:rsidR="00C7123A" w:rsidRDefault="00C7123A" w:rsidP="00C7123A">
      <w:pPr>
        <w:spacing w:before="240" w:after="240"/>
      </w:pPr>
      <w:r>
        <w:rPr>
          <w:rFonts w:ascii="Arial" w:eastAsia="Arial" w:hAnsi="Arial" w:cs="Arial"/>
        </w:rPr>
        <w:t>Cualquier controversia que surja en relación con este contrato será resuelta mediante [mecanismo de resolución de disputas, como arbitraje o mediación].</w:t>
      </w:r>
    </w:p>
    <w:p w14:paraId="31D0052F"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10. Firmas</w:t>
      </w:r>
    </w:p>
    <w:p w14:paraId="1463BA1D" w14:textId="77777777" w:rsidR="00C7123A" w:rsidRDefault="00C7123A" w:rsidP="00C7123A">
      <w:pPr>
        <w:spacing w:before="240" w:after="240"/>
      </w:pPr>
      <w:r>
        <w:rPr>
          <w:rFonts w:ascii="Arial" w:eastAsia="Arial" w:hAnsi="Arial" w:cs="Arial"/>
        </w:rPr>
        <w:t>Firmado por las partes en [lugar], en [fecha].</w:t>
      </w:r>
    </w:p>
    <w:p w14:paraId="50E79C70"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lastRenderedPageBreak/>
        <w:t>Por la Universidad:</w:t>
      </w:r>
    </w:p>
    <w:p w14:paraId="60694D7A"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b/>
          <w:bCs/>
        </w:rPr>
        <w:t>Nombre:</w:t>
      </w:r>
      <w:r>
        <w:rPr>
          <w:rFonts w:ascii="Arial" w:eastAsia="Arial" w:hAnsi="Arial" w:cs="Arial"/>
        </w:rPr>
        <w:t xml:space="preserve"> ________________________</w:t>
      </w:r>
    </w:p>
    <w:p w14:paraId="42CE2487"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b/>
          <w:bCs/>
        </w:rPr>
        <w:t>Título:</w:t>
      </w:r>
      <w:r>
        <w:rPr>
          <w:rFonts w:ascii="Arial" w:eastAsia="Arial" w:hAnsi="Arial" w:cs="Arial"/>
        </w:rPr>
        <w:t xml:space="preserve"> ________________________</w:t>
      </w:r>
    </w:p>
    <w:p w14:paraId="795C1566"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b/>
          <w:bCs/>
        </w:rPr>
        <w:t>Firma:</w:t>
      </w:r>
      <w:r>
        <w:rPr>
          <w:rFonts w:ascii="Arial" w:eastAsia="Arial" w:hAnsi="Arial" w:cs="Arial"/>
        </w:rPr>
        <w:t xml:space="preserve"> ________________________</w:t>
      </w:r>
    </w:p>
    <w:p w14:paraId="5CADD966" w14:textId="77777777" w:rsidR="00C7123A" w:rsidRDefault="00C7123A" w:rsidP="00C7123A">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Por el Contratista:</w:t>
      </w:r>
    </w:p>
    <w:p w14:paraId="1479F4E6"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b/>
          <w:bCs/>
        </w:rPr>
        <w:t>Nombre:</w:t>
      </w:r>
      <w:r>
        <w:rPr>
          <w:rFonts w:ascii="Arial" w:eastAsia="Arial" w:hAnsi="Arial" w:cs="Arial"/>
        </w:rPr>
        <w:t xml:space="preserve"> ________________________</w:t>
      </w:r>
    </w:p>
    <w:p w14:paraId="25B4E30A"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b/>
          <w:bCs/>
        </w:rPr>
        <w:t>Título:</w:t>
      </w:r>
      <w:r>
        <w:rPr>
          <w:rFonts w:ascii="Arial" w:eastAsia="Arial" w:hAnsi="Arial" w:cs="Arial"/>
        </w:rPr>
        <w:t xml:space="preserve"> ________________________</w:t>
      </w:r>
    </w:p>
    <w:p w14:paraId="2776B50D" w14:textId="77777777" w:rsidR="00C7123A" w:rsidRDefault="00C7123A" w:rsidP="00C7123A">
      <w:pPr>
        <w:pStyle w:val="Prrafodelista"/>
        <w:numPr>
          <w:ilvl w:val="0"/>
          <w:numId w:val="56"/>
        </w:numPr>
        <w:spacing w:after="0" w:line="278" w:lineRule="auto"/>
        <w:rPr>
          <w:rFonts w:ascii="Arial" w:eastAsia="Arial" w:hAnsi="Arial" w:cs="Arial"/>
        </w:rPr>
      </w:pPr>
      <w:r>
        <w:rPr>
          <w:rFonts w:ascii="Arial" w:eastAsia="Arial" w:hAnsi="Arial" w:cs="Arial"/>
          <w:b/>
          <w:bCs/>
        </w:rPr>
        <w:t>Firma:</w:t>
      </w:r>
      <w:r>
        <w:rPr>
          <w:rFonts w:ascii="Arial" w:eastAsia="Arial" w:hAnsi="Arial" w:cs="Arial"/>
        </w:rPr>
        <w:t xml:space="preserve"> ________________________</w:t>
      </w:r>
    </w:p>
    <w:p w14:paraId="6C052B8D" w14:textId="77777777" w:rsidR="0087496C" w:rsidRDefault="0087496C" w:rsidP="00183CFC">
      <w:pPr>
        <w:rPr>
          <w:rFonts w:ascii="Arial" w:hAnsi="Arial" w:cs="Arial"/>
        </w:rPr>
      </w:pPr>
    </w:p>
    <w:p w14:paraId="41A17F62" w14:textId="77777777" w:rsidR="004624CB" w:rsidRDefault="004624CB" w:rsidP="004624CB">
      <w:pPr>
        <w:pStyle w:val="Ttulo3"/>
        <w:spacing w:before="281" w:after="281"/>
        <w:rPr>
          <w:rFonts w:ascii="Arial" w:eastAsia="Arial" w:hAnsi="Arial" w:cs="Arial"/>
          <w:b/>
          <w:bCs/>
          <w:color w:val="000000" w:themeColor="text1"/>
          <w:sz w:val="32"/>
          <w:szCs w:val="32"/>
        </w:rPr>
      </w:pPr>
      <w:r>
        <w:rPr>
          <w:rFonts w:ascii="Arial" w:eastAsia="Arial" w:hAnsi="Arial" w:cs="Arial"/>
          <w:b/>
          <w:bCs/>
          <w:color w:val="000000" w:themeColor="text1"/>
          <w:sz w:val="32"/>
          <w:szCs w:val="32"/>
        </w:rPr>
        <w:t>Contrato de Servicios de Servidor para el Sistema de Registro de Asistencia Estudiantil</w:t>
      </w:r>
    </w:p>
    <w:p w14:paraId="6BA09EA7" w14:textId="77777777" w:rsidR="004624CB" w:rsidRDefault="004624CB" w:rsidP="004624CB">
      <w:pPr>
        <w:spacing w:before="240" w:after="240"/>
        <w:rPr>
          <w:sz w:val="24"/>
          <w:szCs w:val="24"/>
        </w:rPr>
      </w:pPr>
      <w:r>
        <w:rPr>
          <w:rFonts w:ascii="Arial" w:eastAsia="Arial" w:hAnsi="Arial" w:cs="Arial"/>
          <w:b/>
          <w:bCs/>
        </w:rPr>
        <w:t>Contrato de Servicios de Hosting y Servidor</w:t>
      </w:r>
    </w:p>
    <w:p w14:paraId="0BF36B86" w14:textId="77777777" w:rsidR="004624CB" w:rsidRDefault="004624CB" w:rsidP="004624CB">
      <w:pPr>
        <w:spacing w:before="240" w:after="240"/>
      </w:pPr>
      <w:r>
        <w:rPr>
          <w:rFonts w:ascii="Arial" w:eastAsia="Arial" w:hAnsi="Arial" w:cs="Arial"/>
          <w:b/>
          <w:bCs/>
        </w:rPr>
        <w:t>Entre:</w:t>
      </w:r>
    </w:p>
    <w:p w14:paraId="1470BB17" w14:textId="77777777" w:rsidR="004624CB" w:rsidRDefault="004624CB" w:rsidP="004624CB">
      <w:pPr>
        <w:spacing w:before="240" w:after="240"/>
      </w:pPr>
      <w:r>
        <w:rPr>
          <w:rFonts w:ascii="Arial" w:eastAsia="Arial" w:hAnsi="Arial" w:cs="Arial"/>
          <w:b/>
          <w:bCs/>
        </w:rPr>
        <w:t>[UNP CUR Rivas]</w:t>
      </w:r>
      <w:r>
        <w:rPr>
          <w:rFonts w:ascii="Arial" w:eastAsia="Arial" w:hAnsi="Arial" w:cs="Arial"/>
        </w:rPr>
        <w:t>, con domicilio en [dirección], representada en este acto por [nombre del representante], en adelante "La Institución",</w:t>
      </w:r>
    </w:p>
    <w:p w14:paraId="43C618CD" w14:textId="77777777" w:rsidR="004624CB" w:rsidRDefault="004624CB" w:rsidP="004624CB">
      <w:pPr>
        <w:spacing w:before="240" w:after="240"/>
      </w:pPr>
      <w:r>
        <w:rPr>
          <w:rFonts w:ascii="Arial" w:eastAsia="Arial" w:hAnsi="Arial" w:cs="Arial"/>
          <w:b/>
          <w:bCs/>
        </w:rPr>
        <w:t>Y:</w:t>
      </w:r>
    </w:p>
    <w:p w14:paraId="21B25A33" w14:textId="77777777" w:rsidR="004624CB" w:rsidRDefault="004624CB" w:rsidP="004624CB">
      <w:pPr>
        <w:spacing w:before="240" w:after="240"/>
      </w:pPr>
      <w:r>
        <w:rPr>
          <w:rFonts w:ascii="Arial" w:eastAsia="Arial" w:hAnsi="Arial" w:cs="Arial"/>
          <w:b/>
          <w:bCs/>
        </w:rPr>
        <w:t>[Nombre del Proveedor de Servicios de Hosting y Servidor]</w:t>
      </w:r>
      <w:r>
        <w:rPr>
          <w:rFonts w:ascii="Arial" w:eastAsia="Arial" w:hAnsi="Arial" w:cs="Arial"/>
        </w:rPr>
        <w:t>, con domicilio en [dirección], representada en este acto por [nombre del representante], en adelante "El Proveedor",</w:t>
      </w:r>
    </w:p>
    <w:p w14:paraId="523B1551" w14:textId="77777777" w:rsidR="004624CB" w:rsidRDefault="004624CB" w:rsidP="004624CB">
      <w:pPr>
        <w:spacing w:before="240" w:after="240"/>
      </w:pPr>
      <w:r>
        <w:rPr>
          <w:rFonts w:ascii="Arial" w:eastAsia="Arial" w:hAnsi="Arial" w:cs="Arial"/>
          <w:b/>
          <w:bCs/>
        </w:rPr>
        <w:t>Se acuerda lo siguiente:</w:t>
      </w:r>
    </w:p>
    <w:p w14:paraId="3FADA682"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 Objeto del Contrato</w:t>
      </w:r>
    </w:p>
    <w:p w14:paraId="03D99A27" w14:textId="77777777" w:rsidR="004624CB" w:rsidRDefault="004624CB" w:rsidP="004624CB">
      <w:pPr>
        <w:spacing w:before="240" w:after="240"/>
      </w:pPr>
      <w:r>
        <w:rPr>
          <w:rFonts w:ascii="Arial" w:eastAsia="Arial" w:hAnsi="Arial" w:cs="Arial"/>
        </w:rPr>
        <w:t>El Proveedor se compromete a proporcionar servicios de hosting y servidor para el Sistema de Registro de Asistencia Estudiantil, en adelante "El Sistema".</w:t>
      </w:r>
    </w:p>
    <w:p w14:paraId="4DFB843D"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2. Alcance de los Servicios</w:t>
      </w:r>
    </w:p>
    <w:p w14:paraId="450CE93C" w14:textId="77777777" w:rsidR="004624CB" w:rsidRDefault="004624CB" w:rsidP="004624CB">
      <w:pPr>
        <w:spacing w:before="240" w:after="240"/>
      </w:pPr>
      <w:r>
        <w:rPr>
          <w:rFonts w:ascii="Arial" w:eastAsia="Arial" w:hAnsi="Arial" w:cs="Arial"/>
        </w:rPr>
        <w:t>Los servicios incluyen, pero no se limitan a:</w:t>
      </w:r>
    </w:p>
    <w:p w14:paraId="1B5C6ACE"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Provisión y mantenimiento del servidor.</w:t>
      </w:r>
    </w:p>
    <w:p w14:paraId="437A29AB"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Gestión y monitoreo del servidor.</w:t>
      </w:r>
    </w:p>
    <w:p w14:paraId="409D4DE0"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Copias de seguridad regulares.</w:t>
      </w:r>
    </w:p>
    <w:p w14:paraId="6DC17286"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Soporte técnico 24/7.</w:t>
      </w:r>
    </w:p>
    <w:p w14:paraId="31536AF4"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Seguridad y protección de datos.</w:t>
      </w:r>
    </w:p>
    <w:p w14:paraId="683AD83F"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lastRenderedPageBreak/>
        <w:t>3. Duración del Contrato</w:t>
      </w:r>
    </w:p>
    <w:p w14:paraId="3486DF46" w14:textId="77777777" w:rsidR="004624CB" w:rsidRDefault="004624CB" w:rsidP="004624CB">
      <w:pPr>
        <w:spacing w:before="240" w:after="240"/>
      </w:pPr>
      <w:r>
        <w:rPr>
          <w:rFonts w:ascii="Arial" w:eastAsia="Arial" w:hAnsi="Arial" w:cs="Arial"/>
        </w:rPr>
        <w:t>El presente contrato tendrá una duración de [número] meses/años, comenzando desde [fecha de inicio] hasta [fecha de finalización], con posibilidad de renovación por mutuo acuerdo entre ambas partes.</w:t>
      </w:r>
    </w:p>
    <w:p w14:paraId="353059F8"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4. Compensación y Pagos</w:t>
      </w:r>
    </w:p>
    <w:p w14:paraId="1AF85B42" w14:textId="77777777" w:rsidR="004624CB" w:rsidRDefault="004624CB" w:rsidP="004624CB">
      <w:pPr>
        <w:spacing w:before="240" w:after="240"/>
      </w:pPr>
      <w:r>
        <w:rPr>
          <w:rFonts w:ascii="Arial" w:eastAsia="Arial" w:hAnsi="Arial" w:cs="Arial"/>
        </w:rPr>
        <w:t>La Institución pagará a El Proveedor la suma total de [cantidad] por los servicios descritos. Los pagos se realizarán en [número] cuotas de [cantidad] cada una, a ser pagadas en las siguientes fechas: [fechas de pago].</w:t>
      </w:r>
    </w:p>
    <w:p w14:paraId="44D1B67D"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5. Obligaciones de las Partes</w:t>
      </w:r>
    </w:p>
    <w:p w14:paraId="3C52A623" w14:textId="77777777" w:rsidR="004624CB" w:rsidRDefault="004624CB" w:rsidP="004624CB">
      <w:pPr>
        <w:spacing w:before="240" w:after="240"/>
      </w:pPr>
      <w:r>
        <w:rPr>
          <w:rFonts w:ascii="Arial" w:eastAsia="Arial" w:hAnsi="Arial" w:cs="Arial"/>
          <w:b/>
          <w:bCs/>
        </w:rPr>
        <w:t>El Proveedor:</w:t>
      </w:r>
    </w:p>
    <w:p w14:paraId="49BC668E"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Garantizar la disponibilidad del servidor con un tiempo de actividad mínimo del [porcentaje]% mensual.</w:t>
      </w:r>
    </w:p>
    <w:p w14:paraId="5BB72742"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Proporcionar soporte técnico en tiempo y forma.</w:t>
      </w:r>
    </w:p>
    <w:p w14:paraId="1C69E85E"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Realizar copias de seguridad diarias/semanales/mensuales.</w:t>
      </w:r>
    </w:p>
    <w:p w14:paraId="26042C60"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Implementar medidas de seguridad para proteger los datos del sistema.</w:t>
      </w:r>
    </w:p>
    <w:p w14:paraId="09272AA2" w14:textId="77777777" w:rsidR="004624CB" w:rsidRDefault="004624CB" w:rsidP="004624CB">
      <w:pPr>
        <w:spacing w:before="240" w:after="240"/>
      </w:pPr>
      <w:r>
        <w:rPr>
          <w:rFonts w:ascii="Arial" w:eastAsia="Arial" w:hAnsi="Arial" w:cs="Arial"/>
          <w:b/>
          <w:bCs/>
        </w:rPr>
        <w:t>La Institución:</w:t>
      </w:r>
    </w:p>
    <w:p w14:paraId="3E9B2E77"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Proporcionar la información necesaria para la configuración inicial del servidor.</w:t>
      </w:r>
    </w:p>
    <w:p w14:paraId="62526C1C"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Notificar cualquier problema técnico de inmediato.</w:t>
      </w:r>
    </w:p>
    <w:p w14:paraId="0F0A690F"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rPr>
        <w:t>Realizar los pagos en las fechas acordadas.</w:t>
      </w:r>
    </w:p>
    <w:p w14:paraId="1D6D13BB"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6. Niveles de Servicio (SLA)</w:t>
      </w:r>
    </w:p>
    <w:p w14:paraId="7C9AB802" w14:textId="77777777" w:rsidR="004624CB" w:rsidRDefault="004624CB" w:rsidP="004624CB">
      <w:pPr>
        <w:spacing w:before="240" w:after="240"/>
      </w:pPr>
      <w:r>
        <w:rPr>
          <w:rFonts w:ascii="Arial" w:eastAsia="Arial" w:hAnsi="Arial" w:cs="Arial"/>
        </w:rPr>
        <w:t>El Proveedor se compromete a mantener los siguientes niveles de servicio:</w:t>
      </w:r>
    </w:p>
    <w:p w14:paraId="56922514"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b/>
          <w:bCs/>
        </w:rPr>
        <w:t>Tiempo de Actividad:</w:t>
      </w:r>
      <w:r>
        <w:rPr>
          <w:rFonts w:ascii="Arial" w:eastAsia="Arial" w:hAnsi="Arial" w:cs="Arial"/>
        </w:rPr>
        <w:t xml:space="preserve"> [porcentaje]%</w:t>
      </w:r>
    </w:p>
    <w:p w14:paraId="3FA54FF3"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b/>
          <w:bCs/>
        </w:rPr>
        <w:t>Tiempo de Respuesta del Soporte Técnico:</w:t>
      </w:r>
      <w:r>
        <w:rPr>
          <w:rFonts w:ascii="Arial" w:eastAsia="Arial" w:hAnsi="Arial" w:cs="Arial"/>
        </w:rPr>
        <w:t xml:space="preserve"> [número] horas</w:t>
      </w:r>
    </w:p>
    <w:p w14:paraId="43F8F565"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b/>
          <w:bCs/>
        </w:rPr>
        <w:t>Tiempo de Resolución de Problemas Críticos:</w:t>
      </w:r>
      <w:r>
        <w:rPr>
          <w:rFonts w:ascii="Arial" w:eastAsia="Arial" w:hAnsi="Arial" w:cs="Arial"/>
        </w:rPr>
        <w:t xml:space="preserve"> [número] horas</w:t>
      </w:r>
    </w:p>
    <w:p w14:paraId="40EAEE8C"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7. Propiedad de los Datos</w:t>
      </w:r>
    </w:p>
    <w:p w14:paraId="0FCE35F2" w14:textId="77777777" w:rsidR="004624CB" w:rsidRDefault="004624CB" w:rsidP="004624CB">
      <w:pPr>
        <w:spacing w:before="240" w:after="240"/>
      </w:pPr>
      <w:r>
        <w:rPr>
          <w:rFonts w:ascii="Arial" w:eastAsia="Arial" w:hAnsi="Arial" w:cs="Arial"/>
        </w:rPr>
        <w:t>Todos los datos almacenados en el servidor son propiedad exclusiva de La Institución. El Proveedor no tendrá derechos sobre dichos datos y no podrá utilizarlos sin el consentimiento previo y por escrito de La Institución.</w:t>
      </w:r>
    </w:p>
    <w:p w14:paraId="74F84A85"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8. Confidencialidad</w:t>
      </w:r>
    </w:p>
    <w:p w14:paraId="744FC6B3" w14:textId="77777777" w:rsidR="004624CB" w:rsidRDefault="004624CB" w:rsidP="004624CB">
      <w:pPr>
        <w:spacing w:before="240" w:after="240"/>
      </w:pPr>
      <w:r>
        <w:rPr>
          <w:rFonts w:ascii="Arial" w:eastAsia="Arial" w:hAnsi="Arial" w:cs="Arial"/>
        </w:rPr>
        <w:t>El Proveedor se compromete a mantener la confidencialidad de toda la información y datos proporcionados por La Institución y no divulgarlos a terceros sin el consentimiento previo y por escrito de La Institución.</w:t>
      </w:r>
    </w:p>
    <w:p w14:paraId="3386C0EE"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lastRenderedPageBreak/>
        <w:t>9. Terminación del Contrato</w:t>
      </w:r>
    </w:p>
    <w:p w14:paraId="53A446B2" w14:textId="77777777" w:rsidR="004624CB" w:rsidRDefault="004624CB" w:rsidP="004624CB">
      <w:pPr>
        <w:spacing w:before="240" w:after="240"/>
      </w:pPr>
      <w:r>
        <w:rPr>
          <w:rFonts w:ascii="Arial" w:eastAsia="Arial" w:hAnsi="Arial" w:cs="Arial"/>
        </w:rPr>
        <w:t>Cualquiera de las partes podrá terminar el contrato en caso de incumplimiento de las obligaciones por la otra parte, previa notificación escrita con [número] días de anticipación. En caso de terminación, El Proveedor garantizará la migración de los datos a un nuevo servidor sin costo adicional.</w:t>
      </w:r>
    </w:p>
    <w:p w14:paraId="60390B81"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10. Resolución de Disputas</w:t>
      </w:r>
    </w:p>
    <w:p w14:paraId="077B42D6" w14:textId="77777777" w:rsidR="004624CB" w:rsidRDefault="004624CB" w:rsidP="004624CB">
      <w:pPr>
        <w:spacing w:before="240" w:after="240"/>
      </w:pPr>
      <w:r>
        <w:rPr>
          <w:rFonts w:ascii="Arial" w:eastAsia="Arial" w:hAnsi="Arial" w:cs="Arial"/>
        </w:rPr>
        <w:t>Cualquier controversia que surja en relación con este contrato será resuelta mediante [mecanismo de resolución de disputas, como arbitraje o mediación].</w:t>
      </w:r>
    </w:p>
    <w:p w14:paraId="1EBFBF98"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11. Firmas</w:t>
      </w:r>
    </w:p>
    <w:p w14:paraId="3D25F85F" w14:textId="77777777" w:rsidR="004624CB" w:rsidRDefault="004624CB" w:rsidP="004624CB">
      <w:pPr>
        <w:spacing w:before="240" w:after="240"/>
      </w:pPr>
      <w:r>
        <w:rPr>
          <w:rFonts w:ascii="Arial" w:eastAsia="Arial" w:hAnsi="Arial" w:cs="Arial"/>
        </w:rPr>
        <w:t>Firmado por las partes en [lugar], en [fecha].</w:t>
      </w:r>
    </w:p>
    <w:p w14:paraId="74B6194B"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Por la Universidad:</w:t>
      </w:r>
    </w:p>
    <w:p w14:paraId="08F548B6"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b/>
          <w:bCs/>
        </w:rPr>
        <w:t>Nombre:</w:t>
      </w:r>
      <w:r>
        <w:rPr>
          <w:rFonts w:ascii="Arial" w:eastAsia="Arial" w:hAnsi="Arial" w:cs="Arial"/>
        </w:rPr>
        <w:t xml:space="preserve"> ________________________</w:t>
      </w:r>
    </w:p>
    <w:p w14:paraId="44F32856"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b/>
          <w:bCs/>
        </w:rPr>
        <w:t>Título:</w:t>
      </w:r>
      <w:r>
        <w:rPr>
          <w:rFonts w:ascii="Arial" w:eastAsia="Arial" w:hAnsi="Arial" w:cs="Arial"/>
        </w:rPr>
        <w:t xml:space="preserve"> ________________________</w:t>
      </w:r>
    </w:p>
    <w:p w14:paraId="3F5F4A40"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b/>
          <w:bCs/>
        </w:rPr>
        <w:t>Firma:</w:t>
      </w:r>
      <w:r>
        <w:rPr>
          <w:rFonts w:ascii="Arial" w:eastAsia="Arial" w:hAnsi="Arial" w:cs="Arial"/>
        </w:rPr>
        <w:t xml:space="preserve"> ________________________</w:t>
      </w:r>
    </w:p>
    <w:p w14:paraId="45B05F61" w14:textId="77777777" w:rsidR="004624CB" w:rsidRDefault="004624CB" w:rsidP="004624CB">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Por el Contratista:</w:t>
      </w:r>
    </w:p>
    <w:p w14:paraId="1A47D5D2"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b/>
          <w:bCs/>
        </w:rPr>
        <w:t>Nombre:</w:t>
      </w:r>
      <w:r>
        <w:rPr>
          <w:rFonts w:ascii="Arial" w:eastAsia="Arial" w:hAnsi="Arial" w:cs="Arial"/>
        </w:rPr>
        <w:t xml:space="preserve"> ________________________</w:t>
      </w:r>
    </w:p>
    <w:p w14:paraId="50E29B00"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b/>
          <w:bCs/>
        </w:rPr>
        <w:t>Título:</w:t>
      </w:r>
      <w:r>
        <w:rPr>
          <w:rFonts w:ascii="Arial" w:eastAsia="Arial" w:hAnsi="Arial" w:cs="Arial"/>
        </w:rPr>
        <w:t xml:space="preserve"> ________________________</w:t>
      </w:r>
    </w:p>
    <w:p w14:paraId="2061344E" w14:textId="77777777" w:rsidR="004624CB" w:rsidRDefault="004624CB" w:rsidP="004624CB">
      <w:pPr>
        <w:pStyle w:val="Prrafodelista"/>
        <w:numPr>
          <w:ilvl w:val="0"/>
          <w:numId w:val="56"/>
        </w:numPr>
        <w:spacing w:after="0" w:line="278" w:lineRule="auto"/>
        <w:rPr>
          <w:rFonts w:ascii="Arial" w:eastAsia="Arial" w:hAnsi="Arial" w:cs="Arial"/>
        </w:rPr>
      </w:pPr>
      <w:r>
        <w:rPr>
          <w:rFonts w:ascii="Arial" w:eastAsia="Arial" w:hAnsi="Arial" w:cs="Arial"/>
          <w:b/>
          <w:bCs/>
        </w:rPr>
        <w:t>Firma:</w:t>
      </w:r>
      <w:r>
        <w:rPr>
          <w:rFonts w:ascii="Arial" w:eastAsia="Arial" w:hAnsi="Arial" w:cs="Arial"/>
        </w:rPr>
        <w:t xml:space="preserve"> ________________________</w:t>
      </w:r>
    </w:p>
    <w:p w14:paraId="3903D7B7" w14:textId="77777777" w:rsidR="0087496C" w:rsidRDefault="0087496C" w:rsidP="00183CFC">
      <w:pPr>
        <w:rPr>
          <w:rFonts w:ascii="Arial" w:hAnsi="Arial" w:cs="Arial"/>
        </w:rPr>
      </w:pPr>
    </w:p>
    <w:p w14:paraId="7BBC6D36" w14:textId="77777777" w:rsidR="000A36BF" w:rsidRDefault="000A36BF" w:rsidP="00183CFC">
      <w:pPr>
        <w:rPr>
          <w:rFonts w:ascii="Arial" w:hAnsi="Arial" w:cs="Arial"/>
        </w:rPr>
      </w:pPr>
    </w:p>
    <w:p w14:paraId="60EDDB4F" w14:textId="77777777" w:rsidR="000A36BF" w:rsidRDefault="000A36BF" w:rsidP="000A36BF">
      <w:pPr>
        <w:pStyle w:val="Ttulo3"/>
        <w:spacing w:before="281" w:after="281"/>
        <w:rPr>
          <w:rFonts w:ascii="Arial" w:eastAsia="Arial" w:hAnsi="Arial" w:cs="Arial"/>
          <w:b/>
          <w:bCs/>
          <w:color w:val="000000" w:themeColor="text1"/>
          <w:sz w:val="32"/>
          <w:szCs w:val="32"/>
        </w:rPr>
      </w:pPr>
      <w:r>
        <w:rPr>
          <w:rFonts w:ascii="Arial" w:eastAsia="Arial" w:hAnsi="Arial" w:cs="Arial"/>
          <w:b/>
          <w:bCs/>
          <w:color w:val="000000" w:themeColor="text1"/>
          <w:sz w:val="32"/>
          <w:szCs w:val="32"/>
        </w:rPr>
        <w:t>Contrato para la Patente del Sistema de Registro de Asistencia Estudiantil</w:t>
      </w:r>
    </w:p>
    <w:p w14:paraId="20035545" w14:textId="77777777" w:rsidR="000A36BF" w:rsidRDefault="000A36BF" w:rsidP="000A36BF">
      <w:pPr>
        <w:spacing w:before="240" w:after="240"/>
        <w:rPr>
          <w:rFonts w:ascii="Arial" w:eastAsia="Arial" w:hAnsi="Arial" w:cs="Arial"/>
          <w:b/>
          <w:bCs/>
          <w:sz w:val="24"/>
          <w:szCs w:val="24"/>
        </w:rPr>
      </w:pPr>
      <w:r>
        <w:rPr>
          <w:rFonts w:ascii="Arial" w:eastAsia="Arial" w:hAnsi="Arial" w:cs="Arial"/>
          <w:b/>
          <w:bCs/>
        </w:rPr>
        <w:t>Contrato de Cesión de Derechos de Patente</w:t>
      </w:r>
    </w:p>
    <w:p w14:paraId="3AEAFD4D" w14:textId="77777777" w:rsidR="000A36BF" w:rsidRDefault="000A36BF" w:rsidP="000A36BF">
      <w:pPr>
        <w:spacing w:before="240" w:after="240"/>
      </w:pPr>
      <w:r>
        <w:rPr>
          <w:rFonts w:ascii="Arial" w:eastAsia="Arial" w:hAnsi="Arial" w:cs="Arial"/>
          <w:b/>
          <w:bCs/>
        </w:rPr>
        <w:t>Entre:</w:t>
      </w:r>
    </w:p>
    <w:p w14:paraId="64044684" w14:textId="77777777" w:rsidR="000A36BF" w:rsidRDefault="000A36BF" w:rsidP="000A36BF">
      <w:pPr>
        <w:spacing w:before="240" w:after="240"/>
      </w:pPr>
      <w:r>
        <w:rPr>
          <w:rFonts w:ascii="Arial" w:eastAsia="Arial" w:hAnsi="Arial" w:cs="Arial"/>
          <w:b/>
          <w:bCs/>
        </w:rPr>
        <w:t>[UNP CUR Rivas]</w:t>
      </w:r>
      <w:r>
        <w:rPr>
          <w:rFonts w:ascii="Arial" w:eastAsia="Arial" w:hAnsi="Arial" w:cs="Arial"/>
        </w:rPr>
        <w:t>, con domicilio en [dirección], representada en este acto por [nombre del representante], en adelante "La Institución",</w:t>
      </w:r>
    </w:p>
    <w:p w14:paraId="1312241A" w14:textId="77777777" w:rsidR="000A36BF" w:rsidRDefault="000A36BF" w:rsidP="000A36BF">
      <w:pPr>
        <w:spacing w:before="240" w:after="240"/>
      </w:pPr>
      <w:r>
        <w:rPr>
          <w:rFonts w:ascii="Arial" w:eastAsia="Arial" w:hAnsi="Arial" w:cs="Arial"/>
          <w:b/>
          <w:bCs/>
        </w:rPr>
        <w:t>Y:</w:t>
      </w:r>
    </w:p>
    <w:p w14:paraId="39FFAD5F" w14:textId="77777777" w:rsidR="000A36BF" w:rsidRDefault="000A36BF" w:rsidP="000A36BF">
      <w:pPr>
        <w:spacing w:before="240" w:after="240"/>
      </w:pPr>
      <w:r>
        <w:rPr>
          <w:rFonts w:ascii="Arial" w:eastAsia="Arial" w:hAnsi="Arial" w:cs="Arial"/>
          <w:b/>
          <w:bCs/>
        </w:rPr>
        <w:t>[Nombre del Inventor o Desarrollador]</w:t>
      </w:r>
      <w:r>
        <w:rPr>
          <w:rFonts w:ascii="Arial" w:eastAsia="Arial" w:hAnsi="Arial" w:cs="Arial"/>
        </w:rPr>
        <w:t>, con domicilio en [dirección], en adelante "El Inventor",</w:t>
      </w:r>
    </w:p>
    <w:p w14:paraId="20AAEAA2" w14:textId="77777777" w:rsidR="000A36BF" w:rsidRDefault="000A36BF" w:rsidP="000A36BF">
      <w:pPr>
        <w:spacing w:before="240" w:after="240"/>
        <w:rPr>
          <w:rFonts w:ascii="Arial" w:eastAsia="Arial" w:hAnsi="Arial" w:cs="Arial"/>
          <w:b/>
          <w:bCs/>
          <w:color w:val="000000" w:themeColor="text1"/>
        </w:rPr>
      </w:pPr>
      <w:r>
        <w:rPr>
          <w:rFonts w:ascii="Arial" w:eastAsia="Arial" w:hAnsi="Arial" w:cs="Arial"/>
          <w:b/>
          <w:bCs/>
          <w:color w:val="000000" w:themeColor="text1"/>
        </w:rPr>
        <w:t>Se acuerda lo siguiente:</w:t>
      </w:r>
    </w:p>
    <w:p w14:paraId="57F80983"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lastRenderedPageBreak/>
        <w:t>1. Objeto del Contrato</w:t>
      </w:r>
    </w:p>
    <w:p w14:paraId="6191DD6D" w14:textId="77777777" w:rsidR="000A36BF" w:rsidRDefault="000A36BF" w:rsidP="000A36BF">
      <w:pPr>
        <w:spacing w:before="240" w:after="240"/>
      </w:pPr>
      <w:r>
        <w:rPr>
          <w:rFonts w:ascii="Arial" w:eastAsia="Arial" w:hAnsi="Arial" w:cs="Arial"/>
        </w:rPr>
        <w:t>El Inventor cede a La Institución todos los derechos de patente sobre el Sistema de Registro de Asistencia Estudiantil, en adelante "El Sistema", descrito en la solicitud de patente número [número de solicitud], presentada el [fecha de presentación] ante la [oficina de patentes correspondiente].</w:t>
      </w:r>
    </w:p>
    <w:p w14:paraId="33E87B96"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2. Alcance de la Cesión</w:t>
      </w:r>
    </w:p>
    <w:p w14:paraId="78D9ECED" w14:textId="77777777" w:rsidR="000A36BF" w:rsidRDefault="000A36BF" w:rsidP="000A36BF">
      <w:pPr>
        <w:spacing w:before="240" w:after="240"/>
      </w:pPr>
      <w:r>
        <w:rPr>
          <w:rFonts w:ascii="Arial" w:eastAsia="Arial" w:hAnsi="Arial" w:cs="Arial"/>
        </w:rPr>
        <w:t>La cesión incluye, pero no se limita a:</w:t>
      </w:r>
    </w:p>
    <w:p w14:paraId="5B632C38"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Todos los derechos exclusivos para fabricar, usar, vender y distribuir El Sistema.</w:t>
      </w:r>
    </w:p>
    <w:p w14:paraId="06A43E62"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Todos los derechos para otorgar licencias y sublicencias del uso de El Sistema.</w:t>
      </w:r>
    </w:p>
    <w:p w14:paraId="65F9E780"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Todos los derechos para iniciar acciones legales contra cualquier infracción de la patente.</w:t>
      </w:r>
    </w:p>
    <w:p w14:paraId="3F3318A7"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3. Compensación</w:t>
      </w:r>
    </w:p>
    <w:p w14:paraId="2645A1E0" w14:textId="77777777" w:rsidR="000A36BF" w:rsidRDefault="000A36BF" w:rsidP="000A36BF">
      <w:pPr>
        <w:spacing w:before="240" w:after="240"/>
        <w:rPr>
          <w:rFonts w:ascii="Arial" w:eastAsia="Arial" w:hAnsi="Arial" w:cs="Arial"/>
          <w:i/>
          <w:iCs/>
          <w:color w:val="000000" w:themeColor="text1"/>
        </w:rPr>
      </w:pPr>
      <w:r>
        <w:rPr>
          <w:rFonts w:ascii="Arial" w:eastAsia="Arial" w:hAnsi="Arial" w:cs="Arial"/>
        </w:rPr>
        <w:t xml:space="preserve">La Institución pagará a El Inventor la suma total de [cantidad] como compensación por la cesión de los derechos de patente. El pago se realizará en una sola cuota, a </w:t>
      </w:r>
      <w:r>
        <w:rPr>
          <w:rFonts w:ascii="Arial" w:eastAsia="Arial" w:hAnsi="Arial" w:cs="Arial"/>
          <w:i/>
          <w:iCs/>
          <w:color w:val="000000" w:themeColor="text1"/>
        </w:rPr>
        <w:t>ser pagada en la fecha de firma de este contrato.</w:t>
      </w:r>
    </w:p>
    <w:p w14:paraId="585FD4BB"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4. Obligaciones de las Partes</w:t>
      </w:r>
    </w:p>
    <w:p w14:paraId="6F70F946" w14:textId="77777777" w:rsidR="000A36BF" w:rsidRDefault="000A36BF" w:rsidP="000A36BF">
      <w:pPr>
        <w:spacing w:before="240" w:after="240"/>
      </w:pPr>
      <w:r>
        <w:rPr>
          <w:rFonts w:ascii="Arial" w:eastAsia="Arial" w:hAnsi="Arial" w:cs="Arial"/>
          <w:b/>
          <w:bCs/>
        </w:rPr>
        <w:t xml:space="preserve">El Inventor: </w:t>
      </w:r>
    </w:p>
    <w:p w14:paraId="5C17EF7C"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Garantizar que es el único titular de la patente y que tiene plenos derechos para cederla.</w:t>
      </w:r>
    </w:p>
    <w:p w14:paraId="1D4B4808"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Cooperar con La Institución en cualquier procedimiento legal relacionado con la patente.</w:t>
      </w:r>
    </w:p>
    <w:p w14:paraId="6C172888"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Proporcionar toda la documentación y asistencia necesaria para la transferencia de los derechos de patente.</w:t>
      </w:r>
    </w:p>
    <w:p w14:paraId="4F7ACA23" w14:textId="77777777" w:rsidR="000A36BF" w:rsidRDefault="000A36BF" w:rsidP="000A36BF">
      <w:pPr>
        <w:spacing w:before="240" w:after="240"/>
      </w:pPr>
      <w:r>
        <w:rPr>
          <w:rFonts w:ascii="Arial" w:eastAsia="Arial" w:hAnsi="Arial" w:cs="Arial"/>
          <w:b/>
          <w:bCs/>
        </w:rPr>
        <w:t>La Institución:</w:t>
      </w:r>
    </w:p>
    <w:p w14:paraId="34A98DBD"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Realizar el pago de la compensación acordada en la fecha estipulada.</w:t>
      </w:r>
    </w:p>
    <w:p w14:paraId="67AF4A26"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Asumir todas las responsabilidades relacionadas con la defensa y el mantenimiento de la patente después de la cesión.</w:t>
      </w:r>
    </w:p>
    <w:p w14:paraId="4ABC8060"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5. Representaciones y Garantías</w:t>
      </w:r>
    </w:p>
    <w:p w14:paraId="3C95C448" w14:textId="77777777" w:rsidR="000A36BF" w:rsidRDefault="000A36BF" w:rsidP="000A36BF">
      <w:pPr>
        <w:spacing w:before="240" w:after="240"/>
      </w:pPr>
      <w:r>
        <w:rPr>
          <w:rFonts w:ascii="Arial" w:eastAsia="Arial" w:hAnsi="Arial" w:cs="Arial"/>
        </w:rPr>
        <w:t>El Inventor garantiza que:</w:t>
      </w:r>
    </w:p>
    <w:p w14:paraId="5897DD17"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La patente está libre de cualquier carga, gravamen o reclamo de terceros.</w:t>
      </w:r>
    </w:p>
    <w:p w14:paraId="55099A83"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La información proporcionada en la solicitud de patente es completa y correcta.</w:t>
      </w:r>
    </w:p>
    <w:p w14:paraId="6C7987A7"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rPr>
        <w:t>No ha habido ninguna infracción conocida de la patente hasta la fecha de este contrato.</w:t>
      </w:r>
    </w:p>
    <w:p w14:paraId="0D55F95F"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lastRenderedPageBreak/>
        <w:t>6. Confidencialidad</w:t>
      </w:r>
    </w:p>
    <w:p w14:paraId="364C73F9" w14:textId="77777777" w:rsidR="000A36BF" w:rsidRDefault="000A36BF" w:rsidP="000A36BF">
      <w:pPr>
        <w:spacing w:before="240" w:after="240"/>
      </w:pPr>
      <w:r>
        <w:rPr>
          <w:rFonts w:ascii="Arial" w:eastAsia="Arial" w:hAnsi="Arial" w:cs="Arial"/>
        </w:rPr>
        <w:t>Ambas partes se comprometen a mantener la confidencialidad de los términos de este contrato y cualquier información confidencial relacionada con El Sistema, salvo que sea necesario para el cumplimiento de este contrato o requerido por la ley.</w:t>
      </w:r>
    </w:p>
    <w:p w14:paraId="2E09F5B8"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7. Terminación</w:t>
      </w:r>
    </w:p>
    <w:p w14:paraId="4F245AA6" w14:textId="77777777" w:rsidR="000A36BF" w:rsidRDefault="000A36BF" w:rsidP="000A36BF">
      <w:pPr>
        <w:spacing w:before="240" w:after="240"/>
        <w:rPr>
          <w:rFonts w:ascii="Arial" w:eastAsia="Arial" w:hAnsi="Arial" w:cs="Arial"/>
          <w:i/>
          <w:iCs/>
          <w:color w:val="000000" w:themeColor="text1"/>
        </w:rPr>
      </w:pPr>
      <w:r>
        <w:rPr>
          <w:rFonts w:ascii="Arial" w:eastAsia="Arial" w:hAnsi="Arial" w:cs="Arial"/>
        </w:rPr>
        <w:t xml:space="preserve">Este contrato será efectivo a partir de la fecha de firma y continuará en vigor hasta la expiración de la patente, salvo que sea terminado anticipadamente por mutuo </w:t>
      </w:r>
      <w:r>
        <w:rPr>
          <w:rFonts w:ascii="Arial" w:eastAsia="Arial" w:hAnsi="Arial" w:cs="Arial"/>
          <w:i/>
          <w:iCs/>
          <w:color w:val="000000" w:themeColor="text1"/>
        </w:rPr>
        <w:t>acuerdo por escrito entre ambas partes.</w:t>
      </w:r>
    </w:p>
    <w:p w14:paraId="40B68518"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8. Resolución de Disputas</w:t>
      </w:r>
    </w:p>
    <w:p w14:paraId="351CCE0C" w14:textId="77777777" w:rsidR="000A36BF" w:rsidRDefault="000A36BF" w:rsidP="000A36BF">
      <w:pPr>
        <w:spacing w:before="240" w:after="240"/>
      </w:pPr>
      <w:r>
        <w:rPr>
          <w:rFonts w:ascii="Arial" w:eastAsia="Arial" w:hAnsi="Arial" w:cs="Arial"/>
        </w:rPr>
        <w:t>Cualquier controversia que surja en relación con este contrato será resuelta mediante [mecanismo de resolución de disputas, como arbitraje o mediación].</w:t>
      </w:r>
    </w:p>
    <w:p w14:paraId="2D198484"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9. Ley Aplicable</w:t>
      </w:r>
    </w:p>
    <w:p w14:paraId="46FD93D8" w14:textId="77777777" w:rsidR="000A36BF" w:rsidRDefault="000A36BF" w:rsidP="000A36BF">
      <w:pPr>
        <w:spacing w:before="240" w:after="240"/>
      </w:pPr>
      <w:r>
        <w:rPr>
          <w:rFonts w:ascii="Arial" w:eastAsia="Arial" w:hAnsi="Arial" w:cs="Arial"/>
        </w:rPr>
        <w:t>Este contrato se regirá e interpretará de acuerdo con las leyes de [jurisdicción aplicable].</w:t>
      </w:r>
    </w:p>
    <w:p w14:paraId="091DA1C9"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10. Firmas</w:t>
      </w:r>
    </w:p>
    <w:p w14:paraId="50D4471A" w14:textId="77777777" w:rsidR="000A36BF" w:rsidRDefault="000A36BF" w:rsidP="000A36BF">
      <w:pPr>
        <w:spacing w:before="240" w:after="240"/>
      </w:pPr>
      <w:r>
        <w:rPr>
          <w:rFonts w:ascii="Arial" w:eastAsia="Arial" w:hAnsi="Arial" w:cs="Arial"/>
        </w:rPr>
        <w:t>Firmado por las partes en [lugar], en [fecha].</w:t>
      </w:r>
    </w:p>
    <w:p w14:paraId="7AB89B4A"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Por la Universidad:</w:t>
      </w:r>
    </w:p>
    <w:p w14:paraId="172A66D6"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b/>
          <w:bCs/>
        </w:rPr>
        <w:t>Nombre:</w:t>
      </w:r>
      <w:r>
        <w:rPr>
          <w:rFonts w:ascii="Arial" w:eastAsia="Arial" w:hAnsi="Arial" w:cs="Arial"/>
        </w:rPr>
        <w:t xml:space="preserve"> ________________________</w:t>
      </w:r>
    </w:p>
    <w:p w14:paraId="50B7EA72" w14:textId="7AA75BE0"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b/>
          <w:bCs/>
        </w:rPr>
        <w:t>Título:</w:t>
      </w:r>
      <w:r>
        <w:rPr>
          <w:rFonts w:ascii="Arial" w:eastAsia="Arial" w:hAnsi="Arial" w:cs="Arial"/>
        </w:rPr>
        <w:t xml:space="preserve"> __________________________</w:t>
      </w:r>
    </w:p>
    <w:p w14:paraId="3AA9F4ED" w14:textId="235774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b/>
          <w:bCs/>
        </w:rPr>
        <w:t>Firma:</w:t>
      </w:r>
      <w:r>
        <w:rPr>
          <w:rFonts w:ascii="Arial" w:eastAsia="Arial" w:hAnsi="Arial" w:cs="Arial"/>
        </w:rPr>
        <w:t xml:space="preserve"> __________________________</w:t>
      </w:r>
    </w:p>
    <w:p w14:paraId="2525F5F3" w14:textId="77777777" w:rsidR="000A36BF" w:rsidRDefault="000A36BF" w:rsidP="000A36BF">
      <w:pPr>
        <w:pStyle w:val="Ttulo4"/>
        <w:spacing w:before="319" w:after="319"/>
        <w:rPr>
          <w:rFonts w:ascii="Arial" w:eastAsia="Arial" w:hAnsi="Arial" w:cs="Arial"/>
          <w:b/>
          <w:bCs/>
          <w:i w:val="0"/>
          <w:iCs w:val="0"/>
          <w:color w:val="000000" w:themeColor="text1"/>
        </w:rPr>
      </w:pPr>
      <w:r>
        <w:rPr>
          <w:rFonts w:ascii="Arial" w:eastAsia="Arial" w:hAnsi="Arial" w:cs="Arial"/>
          <w:b/>
          <w:bCs/>
          <w:i w:val="0"/>
          <w:iCs w:val="0"/>
          <w:color w:val="000000" w:themeColor="text1"/>
        </w:rPr>
        <w:t>Por el Inventor:</w:t>
      </w:r>
    </w:p>
    <w:p w14:paraId="3C593A8D" w14:textId="77777777"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b/>
          <w:bCs/>
        </w:rPr>
        <w:t>Nombre:</w:t>
      </w:r>
      <w:r>
        <w:rPr>
          <w:rFonts w:ascii="Arial" w:eastAsia="Arial" w:hAnsi="Arial" w:cs="Arial"/>
        </w:rPr>
        <w:t xml:space="preserve"> ________________________</w:t>
      </w:r>
    </w:p>
    <w:p w14:paraId="1905A9FE" w14:textId="7352566C" w:rsidR="000A36BF" w:rsidRDefault="000A36BF" w:rsidP="000A36BF">
      <w:pPr>
        <w:pStyle w:val="Prrafodelista"/>
        <w:numPr>
          <w:ilvl w:val="0"/>
          <w:numId w:val="56"/>
        </w:numPr>
        <w:spacing w:after="0" w:line="278" w:lineRule="auto"/>
        <w:rPr>
          <w:rFonts w:ascii="Arial" w:eastAsia="Arial" w:hAnsi="Arial" w:cs="Arial"/>
        </w:rPr>
      </w:pPr>
      <w:r>
        <w:rPr>
          <w:rFonts w:ascii="Arial" w:eastAsia="Arial" w:hAnsi="Arial" w:cs="Arial"/>
          <w:b/>
          <w:bCs/>
        </w:rPr>
        <w:t>Título:</w:t>
      </w:r>
      <w:r>
        <w:rPr>
          <w:rFonts w:ascii="Arial" w:eastAsia="Arial" w:hAnsi="Arial" w:cs="Arial"/>
        </w:rPr>
        <w:t xml:space="preserve"> __________________________</w:t>
      </w:r>
    </w:p>
    <w:p w14:paraId="721A63C8" w14:textId="487657C7" w:rsidR="0087496C" w:rsidRPr="000A36BF" w:rsidRDefault="000A36BF" w:rsidP="000A36BF">
      <w:pPr>
        <w:pStyle w:val="Prrafodelista"/>
        <w:numPr>
          <w:ilvl w:val="0"/>
          <w:numId w:val="56"/>
        </w:numPr>
        <w:spacing w:after="0" w:line="278" w:lineRule="auto"/>
        <w:rPr>
          <w:rFonts w:ascii="Arial" w:eastAsia="Arial" w:hAnsi="Arial" w:cs="Arial"/>
        </w:rPr>
      </w:pPr>
      <w:r w:rsidRPr="000A36BF">
        <w:rPr>
          <w:rFonts w:ascii="Arial" w:eastAsia="Arial" w:hAnsi="Arial" w:cs="Arial"/>
          <w:b/>
          <w:bCs/>
        </w:rPr>
        <w:t>Firma:</w:t>
      </w:r>
      <w:r w:rsidRPr="000A36BF">
        <w:rPr>
          <w:rFonts w:ascii="Arial" w:eastAsia="Arial" w:hAnsi="Arial" w:cs="Arial"/>
        </w:rPr>
        <w:t xml:space="preserve"> ________________________</w:t>
      </w:r>
      <w:r>
        <w:rPr>
          <w:rFonts w:ascii="Arial" w:eastAsia="Arial" w:hAnsi="Arial" w:cs="Arial"/>
        </w:rPr>
        <w:t>__</w:t>
      </w:r>
    </w:p>
    <w:p w14:paraId="49433E6D" w14:textId="77777777" w:rsidR="0087496C" w:rsidRDefault="0087496C" w:rsidP="00183CFC">
      <w:pPr>
        <w:rPr>
          <w:rFonts w:ascii="Arial" w:hAnsi="Arial" w:cs="Arial"/>
        </w:rPr>
      </w:pPr>
    </w:p>
    <w:p w14:paraId="34D36BEA" w14:textId="77777777" w:rsidR="0087496C" w:rsidRDefault="0087496C" w:rsidP="00183CFC">
      <w:pPr>
        <w:rPr>
          <w:rFonts w:ascii="Arial" w:hAnsi="Arial" w:cs="Arial"/>
        </w:rPr>
      </w:pPr>
    </w:p>
    <w:p w14:paraId="7BCE2CD5" w14:textId="77777777" w:rsidR="0087496C" w:rsidRDefault="0087496C" w:rsidP="00183CFC">
      <w:pPr>
        <w:rPr>
          <w:rFonts w:ascii="Arial" w:hAnsi="Arial" w:cs="Arial"/>
        </w:rPr>
      </w:pPr>
    </w:p>
    <w:p w14:paraId="6126B9BE" w14:textId="77777777" w:rsidR="0087496C" w:rsidRDefault="0087496C" w:rsidP="00183CFC">
      <w:pPr>
        <w:rPr>
          <w:rFonts w:ascii="Arial" w:hAnsi="Arial" w:cs="Arial"/>
        </w:rPr>
      </w:pPr>
    </w:p>
    <w:p w14:paraId="01029355" w14:textId="77777777" w:rsidR="0087496C" w:rsidRDefault="0087496C" w:rsidP="00183CFC">
      <w:pPr>
        <w:rPr>
          <w:rFonts w:ascii="Arial" w:hAnsi="Arial" w:cs="Arial"/>
        </w:rPr>
      </w:pPr>
    </w:p>
    <w:p w14:paraId="168206E2" w14:textId="77777777" w:rsidR="0087496C" w:rsidRDefault="0087496C" w:rsidP="00183CFC">
      <w:pPr>
        <w:rPr>
          <w:rFonts w:ascii="Arial" w:hAnsi="Arial" w:cs="Arial"/>
        </w:rPr>
      </w:pPr>
    </w:p>
    <w:p w14:paraId="0C0F404D" w14:textId="77777777" w:rsidR="0087496C" w:rsidRDefault="0087496C" w:rsidP="00183CFC">
      <w:pPr>
        <w:rPr>
          <w:rFonts w:ascii="Arial" w:hAnsi="Arial" w:cs="Arial"/>
        </w:rPr>
      </w:pPr>
    </w:p>
    <w:p w14:paraId="04114F06" w14:textId="77777777" w:rsidR="0087496C" w:rsidRDefault="0087496C" w:rsidP="00183CFC">
      <w:pPr>
        <w:rPr>
          <w:rFonts w:ascii="Arial" w:hAnsi="Arial" w:cs="Arial"/>
        </w:rPr>
      </w:pPr>
    </w:p>
    <w:p w14:paraId="59E5BA85" w14:textId="323F7490" w:rsidR="00183CFC" w:rsidRPr="00BD62C4" w:rsidRDefault="00183CFC" w:rsidP="00AC251B">
      <w:pPr>
        <w:pStyle w:val="Prrafodelista"/>
        <w:numPr>
          <w:ilvl w:val="0"/>
          <w:numId w:val="51"/>
        </w:numPr>
        <w:rPr>
          <w:rFonts w:ascii="Arial" w:hAnsi="Arial" w:cs="Arial"/>
          <w:b/>
          <w:bCs/>
          <w:sz w:val="24"/>
          <w:szCs w:val="24"/>
        </w:rPr>
      </w:pPr>
      <w:r w:rsidRPr="00BD62C4">
        <w:rPr>
          <w:rFonts w:ascii="Arial" w:hAnsi="Arial" w:cs="Arial"/>
          <w:b/>
          <w:bCs/>
          <w:sz w:val="24"/>
          <w:szCs w:val="24"/>
        </w:rPr>
        <w:lastRenderedPageBreak/>
        <w:t>Factibilidad económica:</w:t>
      </w:r>
    </w:p>
    <w:p w14:paraId="21A37455" w14:textId="4A514B90" w:rsidR="0088704A" w:rsidRPr="00BD62C4" w:rsidRDefault="00B94F51" w:rsidP="00AC251B">
      <w:pPr>
        <w:pStyle w:val="Prrafodelista"/>
        <w:numPr>
          <w:ilvl w:val="0"/>
          <w:numId w:val="54"/>
        </w:numPr>
        <w:rPr>
          <w:rFonts w:ascii="Arial" w:hAnsi="Arial" w:cs="Arial"/>
          <w:b/>
          <w:bCs/>
        </w:rPr>
      </w:pPr>
      <w:r w:rsidRPr="00BD62C4">
        <w:rPr>
          <w:rFonts w:ascii="Arial" w:hAnsi="Arial" w:cs="Arial"/>
          <w:b/>
          <w:bCs/>
        </w:rPr>
        <w:t>Costos de desarrollo:</w:t>
      </w:r>
    </w:p>
    <w:p w14:paraId="23330216" w14:textId="26AE7462" w:rsidR="00AE1BB9" w:rsidRPr="00BD62C4" w:rsidRDefault="00AE1BB9" w:rsidP="00B27008">
      <w:pPr>
        <w:ind w:left="360"/>
        <w:rPr>
          <w:rFonts w:ascii="Arial" w:hAnsi="Arial" w:cs="Arial"/>
        </w:rPr>
      </w:pPr>
      <w:r w:rsidRPr="00BD62C4">
        <w:rPr>
          <w:rFonts w:ascii="Arial" w:hAnsi="Arial" w:cs="Arial"/>
        </w:rPr>
        <w:t>Programadores de la aplicación (2): $ 300 x 2 = $ 600</w:t>
      </w:r>
      <w:r w:rsidR="008815CB" w:rsidRPr="00BD62C4">
        <w:rPr>
          <w:rFonts w:ascii="Arial" w:hAnsi="Arial" w:cs="Arial"/>
        </w:rPr>
        <w:t xml:space="preserve"> </w:t>
      </w:r>
      <w:r w:rsidR="00B05A34" w:rsidRPr="00BD62C4">
        <w:rPr>
          <w:rFonts w:ascii="Arial" w:hAnsi="Arial" w:cs="Arial"/>
        </w:rPr>
        <w:t xml:space="preserve">x 12 = </w:t>
      </w:r>
      <w:r w:rsidR="008A3DD8" w:rsidRPr="00BD62C4">
        <w:rPr>
          <w:rFonts w:ascii="Arial" w:hAnsi="Arial" w:cs="Arial"/>
        </w:rPr>
        <w:t>$ 7,200</w:t>
      </w:r>
    </w:p>
    <w:p w14:paraId="76E3DBC8" w14:textId="1A0D4A73" w:rsidR="00AE1BB9" w:rsidRPr="00BD62C4" w:rsidRDefault="00AE1BB9" w:rsidP="00B27008">
      <w:pPr>
        <w:ind w:left="360"/>
        <w:rPr>
          <w:rFonts w:ascii="Arial" w:hAnsi="Arial" w:cs="Arial"/>
        </w:rPr>
      </w:pPr>
      <w:r w:rsidRPr="00BD62C4">
        <w:rPr>
          <w:rFonts w:ascii="Arial" w:hAnsi="Arial" w:cs="Arial"/>
        </w:rPr>
        <w:t xml:space="preserve">Diseñador UI (Interfaz de Usuario): $ 250 </w:t>
      </w:r>
      <w:r w:rsidR="00556385" w:rsidRPr="00BD62C4">
        <w:rPr>
          <w:rFonts w:ascii="Arial" w:hAnsi="Arial" w:cs="Arial"/>
        </w:rPr>
        <w:t xml:space="preserve">x </w:t>
      </w:r>
      <w:r w:rsidR="00E876CC" w:rsidRPr="00BD62C4">
        <w:rPr>
          <w:rFonts w:ascii="Arial" w:hAnsi="Arial" w:cs="Arial"/>
        </w:rPr>
        <w:t xml:space="preserve">12 = $ </w:t>
      </w:r>
      <w:r w:rsidR="00C40B26" w:rsidRPr="00BD62C4">
        <w:rPr>
          <w:rFonts w:ascii="Arial" w:hAnsi="Arial" w:cs="Arial"/>
        </w:rPr>
        <w:t>3000</w:t>
      </w:r>
    </w:p>
    <w:p w14:paraId="1E738709" w14:textId="12902651" w:rsidR="00AE1BB9" w:rsidRPr="00BD62C4" w:rsidRDefault="00AE1BB9" w:rsidP="00B27008">
      <w:pPr>
        <w:ind w:left="360"/>
        <w:rPr>
          <w:rFonts w:ascii="Arial" w:hAnsi="Arial" w:cs="Arial"/>
        </w:rPr>
      </w:pPr>
      <w:r w:rsidRPr="00BD62C4">
        <w:rPr>
          <w:rFonts w:ascii="Arial" w:hAnsi="Arial" w:cs="Arial"/>
        </w:rPr>
        <w:t xml:space="preserve">Administrador para la base de datos: $ 450 </w:t>
      </w:r>
      <w:r w:rsidR="00C40B26" w:rsidRPr="00BD62C4">
        <w:rPr>
          <w:rFonts w:ascii="Arial" w:hAnsi="Arial" w:cs="Arial"/>
        </w:rPr>
        <w:t>x 12 =</w:t>
      </w:r>
      <w:r w:rsidR="0029503E" w:rsidRPr="00BD62C4">
        <w:rPr>
          <w:rFonts w:ascii="Arial" w:hAnsi="Arial" w:cs="Arial"/>
        </w:rPr>
        <w:t xml:space="preserve"> $ 5,400</w:t>
      </w:r>
    </w:p>
    <w:p w14:paraId="51103604" w14:textId="77777777" w:rsidR="00AE1BB9" w:rsidRPr="00BD62C4" w:rsidRDefault="00AE1BB9" w:rsidP="00B27008">
      <w:pPr>
        <w:ind w:left="360"/>
        <w:rPr>
          <w:rFonts w:ascii="Arial" w:hAnsi="Arial" w:cs="Arial"/>
        </w:rPr>
      </w:pPr>
      <w:r w:rsidRPr="00BD62C4">
        <w:rPr>
          <w:rFonts w:ascii="Arial" w:hAnsi="Arial" w:cs="Arial"/>
        </w:rPr>
        <w:t>Costos del servidor de Microsoft Azure (D8s v3): $ 150</w:t>
      </w:r>
    </w:p>
    <w:p w14:paraId="686E8811" w14:textId="6835C966" w:rsidR="004C26DE" w:rsidRPr="00BD62C4" w:rsidRDefault="00AE1BB9" w:rsidP="00B27008">
      <w:pPr>
        <w:ind w:left="360"/>
        <w:rPr>
          <w:rFonts w:ascii="Arial" w:hAnsi="Arial" w:cs="Arial"/>
        </w:rPr>
      </w:pPr>
      <w:r w:rsidRPr="00BD62C4">
        <w:rPr>
          <w:rFonts w:ascii="Arial" w:hAnsi="Arial" w:cs="Arial"/>
        </w:rPr>
        <w:t>Gastos por viáticos: $ 10</w:t>
      </w:r>
      <w:r w:rsidR="0029503E" w:rsidRPr="00BD62C4">
        <w:rPr>
          <w:rFonts w:ascii="Arial" w:hAnsi="Arial" w:cs="Arial"/>
        </w:rPr>
        <w:t xml:space="preserve"> </w:t>
      </w:r>
      <w:r w:rsidR="00291435" w:rsidRPr="00BD62C4">
        <w:rPr>
          <w:rFonts w:ascii="Arial" w:hAnsi="Arial" w:cs="Arial"/>
        </w:rPr>
        <w:t>x 4 = $40</w:t>
      </w:r>
    </w:p>
    <w:p w14:paraId="024984A4" w14:textId="5791B87B" w:rsidR="00C97F1B" w:rsidRPr="00BD62C4" w:rsidRDefault="00C97F1B" w:rsidP="00B27008">
      <w:pPr>
        <w:ind w:left="360"/>
        <w:rPr>
          <w:rFonts w:ascii="Arial" w:hAnsi="Arial" w:cs="Arial"/>
        </w:rPr>
      </w:pPr>
      <w:r w:rsidRPr="00BD62C4">
        <w:rPr>
          <w:rFonts w:ascii="Arial" w:hAnsi="Arial" w:cs="Arial"/>
        </w:rPr>
        <w:t xml:space="preserve">Costos totales: </w:t>
      </w:r>
      <w:r w:rsidR="00637E1B" w:rsidRPr="00BD62C4">
        <w:rPr>
          <w:rFonts w:ascii="Arial" w:hAnsi="Arial" w:cs="Arial"/>
        </w:rPr>
        <w:t xml:space="preserve">$ </w:t>
      </w:r>
      <w:r w:rsidR="00FF59D3" w:rsidRPr="00BD62C4">
        <w:rPr>
          <w:rFonts w:ascii="Arial" w:hAnsi="Arial" w:cs="Arial"/>
        </w:rPr>
        <w:t>15,790</w:t>
      </w:r>
    </w:p>
    <w:p w14:paraId="28216368" w14:textId="498D3B3E" w:rsidR="003B7511" w:rsidRPr="00BD62C4" w:rsidRDefault="009C5372" w:rsidP="00AC251B">
      <w:pPr>
        <w:pStyle w:val="Prrafodelista"/>
        <w:numPr>
          <w:ilvl w:val="0"/>
          <w:numId w:val="13"/>
        </w:numPr>
        <w:rPr>
          <w:rFonts w:ascii="Arial" w:hAnsi="Arial" w:cs="Arial"/>
          <w:b/>
          <w:bCs/>
        </w:rPr>
      </w:pPr>
      <w:r w:rsidRPr="00BD62C4">
        <w:rPr>
          <w:rFonts w:ascii="Arial" w:hAnsi="Arial" w:cs="Arial"/>
          <w:b/>
          <w:bCs/>
        </w:rPr>
        <w:t>Costos de mantenimiento:</w:t>
      </w:r>
    </w:p>
    <w:p w14:paraId="455EA2FA" w14:textId="6B6F8583" w:rsidR="00034C15" w:rsidRPr="00BD62C4" w:rsidRDefault="00A66F21" w:rsidP="00034C15">
      <w:pPr>
        <w:pStyle w:val="Prrafodelista"/>
        <w:ind w:left="360"/>
        <w:rPr>
          <w:rFonts w:ascii="Arial" w:hAnsi="Arial" w:cs="Arial"/>
        </w:rPr>
      </w:pPr>
      <w:r w:rsidRPr="00BD62C4">
        <w:rPr>
          <w:rFonts w:ascii="Arial" w:hAnsi="Arial" w:cs="Arial"/>
        </w:rPr>
        <w:t xml:space="preserve">El costo del servidor </w:t>
      </w:r>
      <w:r w:rsidR="009B43A9" w:rsidRPr="00BD62C4">
        <w:rPr>
          <w:rFonts w:ascii="Arial" w:hAnsi="Arial" w:cs="Arial"/>
        </w:rPr>
        <w:t xml:space="preserve">en un </w:t>
      </w:r>
      <w:r w:rsidR="00CD1472" w:rsidRPr="00BD62C4">
        <w:rPr>
          <w:rFonts w:ascii="Arial" w:hAnsi="Arial" w:cs="Arial"/>
        </w:rPr>
        <w:t>lapso</w:t>
      </w:r>
      <w:r w:rsidR="00CC1CEC" w:rsidRPr="00BD62C4">
        <w:rPr>
          <w:rFonts w:ascii="Arial" w:hAnsi="Arial" w:cs="Arial"/>
        </w:rPr>
        <w:t xml:space="preserve"> </w:t>
      </w:r>
      <w:r w:rsidR="00393CA3" w:rsidRPr="00BD62C4">
        <w:rPr>
          <w:rFonts w:ascii="Arial" w:hAnsi="Arial" w:cs="Arial"/>
        </w:rPr>
        <w:t>de</w:t>
      </w:r>
      <w:r w:rsidR="00CC1CEC" w:rsidRPr="00BD62C4">
        <w:rPr>
          <w:rFonts w:ascii="Arial" w:hAnsi="Arial" w:cs="Arial"/>
        </w:rPr>
        <w:t xml:space="preserve"> un año</w:t>
      </w:r>
      <w:r w:rsidR="00393CA3" w:rsidRPr="00BD62C4">
        <w:rPr>
          <w:rFonts w:ascii="Arial" w:hAnsi="Arial" w:cs="Arial"/>
        </w:rPr>
        <w:t xml:space="preserve"> será de </w:t>
      </w:r>
      <w:r w:rsidR="00CD1472" w:rsidRPr="00BD62C4">
        <w:rPr>
          <w:rFonts w:ascii="Arial" w:hAnsi="Arial" w:cs="Arial"/>
        </w:rPr>
        <w:t>$ 1,800</w:t>
      </w:r>
      <w:r w:rsidR="004F184F" w:rsidRPr="00BD62C4">
        <w:rPr>
          <w:rFonts w:ascii="Arial" w:hAnsi="Arial" w:cs="Arial"/>
        </w:rPr>
        <w:t>.</w:t>
      </w:r>
    </w:p>
    <w:p w14:paraId="20B6BFEF" w14:textId="77777777" w:rsidR="002657F0" w:rsidRPr="00BD62C4" w:rsidRDefault="002657F0" w:rsidP="00080A68">
      <w:pPr>
        <w:pStyle w:val="Prrafodelista"/>
        <w:ind w:left="360"/>
        <w:rPr>
          <w:rFonts w:ascii="Arial" w:hAnsi="Arial" w:cs="Arial"/>
        </w:rPr>
      </w:pPr>
    </w:p>
    <w:p w14:paraId="02B80882" w14:textId="77777777" w:rsidR="00275A93" w:rsidRPr="00BD62C4" w:rsidRDefault="00B7625A" w:rsidP="00FB7F70">
      <w:pPr>
        <w:pStyle w:val="Prrafodelista"/>
        <w:numPr>
          <w:ilvl w:val="0"/>
          <w:numId w:val="13"/>
        </w:numPr>
        <w:rPr>
          <w:rFonts w:ascii="Arial" w:hAnsi="Arial" w:cs="Arial"/>
          <w:b/>
          <w:bCs/>
        </w:rPr>
      </w:pPr>
      <w:r w:rsidRPr="00BD62C4">
        <w:rPr>
          <w:rFonts w:ascii="Arial" w:hAnsi="Arial" w:cs="Arial"/>
          <w:b/>
          <w:bCs/>
        </w:rPr>
        <w:t>Beneficios y ganancias:</w:t>
      </w:r>
      <w:r w:rsidR="00FE5437" w:rsidRPr="00BD62C4">
        <w:rPr>
          <w:rFonts w:ascii="Arial" w:hAnsi="Arial" w:cs="Arial"/>
          <w:b/>
          <w:bCs/>
        </w:rPr>
        <w:t xml:space="preserve"> </w:t>
      </w:r>
    </w:p>
    <w:p w14:paraId="4971058A" w14:textId="6878F0BA" w:rsidR="00FE5437" w:rsidRPr="00BD62C4" w:rsidRDefault="00516F84" w:rsidP="00275A93">
      <w:pPr>
        <w:pStyle w:val="Prrafodelista"/>
        <w:ind w:left="360"/>
        <w:rPr>
          <w:rFonts w:ascii="Arial" w:hAnsi="Arial" w:cs="Arial"/>
        </w:rPr>
      </w:pPr>
      <w:r w:rsidRPr="00BD62C4">
        <w:rPr>
          <w:rFonts w:ascii="Arial" w:hAnsi="Arial" w:cs="Arial"/>
        </w:rPr>
        <w:t>Como p</w:t>
      </w:r>
      <w:r w:rsidR="00FE5437" w:rsidRPr="00BD62C4">
        <w:rPr>
          <w:rFonts w:ascii="Arial" w:hAnsi="Arial" w:cs="Arial"/>
        </w:rPr>
        <w:t>la</w:t>
      </w:r>
      <w:r w:rsidRPr="00BD62C4">
        <w:rPr>
          <w:rFonts w:ascii="Arial" w:hAnsi="Arial" w:cs="Arial"/>
        </w:rPr>
        <w:t>nteamos el proyecto se espera</w:t>
      </w:r>
      <w:r w:rsidR="000763B6" w:rsidRPr="00BD62C4">
        <w:rPr>
          <w:rFonts w:ascii="Arial" w:hAnsi="Arial" w:cs="Arial"/>
        </w:rPr>
        <w:t xml:space="preserve"> que</w:t>
      </w:r>
      <w:r w:rsidR="00FE5437" w:rsidRPr="00BD62C4">
        <w:rPr>
          <w:rFonts w:ascii="Arial" w:hAnsi="Arial" w:cs="Arial"/>
        </w:rPr>
        <w:t xml:space="preserve"> institución tenga los derechos de autor y propiedad de la aplicación</w:t>
      </w:r>
      <w:r w:rsidR="00976F78" w:rsidRPr="00BD62C4">
        <w:rPr>
          <w:rFonts w:ascii="Arial" w:hAnsi="Arial" w:cs="Arial"/>
        </w:rPr>
        <w:t>;</w:t>
      </w:r>
      <w:r w:rsidR="00FE5437" w:rsidRPr="00BD62C4">
        <w:rPr>
          <w:rFonts w:ascii="Arial" w:hAnsi="Arial" w:cs="Arial"/>
        </w:rPr>
        <w:t xml:space="preserve"> nuestras ganancias serían el pago obtenido por</w:t>
      </w:r>
      <w:r w:rsidR="00737EAE" w:rsidRPr="00BD62C4">
        <w:rPr>
          <w:rFonts w:ascii="Arial" w:hAnsi="Arial" w:cs="Arial"/>
        </w:rPr>
        <w:t xml:space="preserve"> la creación de la </w:t>
      </w:r>
      <w:r w:rsidR="007A4934" w:rsidRPr="00BD62C4">
        <w:rPr>
          <w:rFonts w:ascii="Arial" w:hAnsi="Arial" w:cs="Arial"/>
        </w:rPr>
        <w:t>aplicación</w:t>
      </w:r>
      <w:r w:rsidR="007B399B" w:rsidRPr="00BD62C4">
        <w:rPr>
          <w:rFonts w:ascii="Arial" w:hAnsi="Arial" w:cs="Arial"/>
        </w:rPr>
        <w:t xml:space="preserve">, </w:t>
      </w:r>
      <w:r w:rsidR="000763B6" w:rsidRPr="00BD62C4">
        <w:rPr>
          <w:rFonts w:ascii="Arial" w:hAnsi="Arial" w:cs="Arial"/>
        </w:rPr>
        <w:t xml:space="preserve">dando soporte </w:t>
      </w:r>
      <w:r w:rsidR="00363704" w:rsidRPr="00BD62C4">
        <w:rPr>
          <w:rFonts w:ascii="Arial" w:hAnsi="Arial" w:cs="Arial"/>
        </w:rPr>
        <w:t xml:space="preserve">técnico </w:t>
      </w:r>
      <w:r w:rsidR="00682702" w:rsidRPr="00BD62C4">
        <w:rPr>
          <w:rFonts w:ascii="Arial" w:hAnsi="Arial" w:cs="Arial"/>
        </w:rPr>
        <w:t xml:space="preserve">y añadiendo </w:t>
      </w:r>
      <w:r w:rsidR="00E42707" w:rsidRPr="00BD62C4">
        <w:rPr>
          <w:rFonts w:ascii="Arial" w:hAnsi="Arial" w:cs="Arial"/>
        </w:rPr>
        <w:t xml:space="preserve">actualizaciones </w:t>
      </w:r>
      <w:r w:rsidR="007D26F8" w:rsidRPr="00BD62C4">
        <w:rPr>
          <w:rFonts w:ascii="Arial" w:hAnsi="Arial" w:cs="Arial"/>
        </w:rPr>
        <w:t xml:space="preserve">sugeridas por </w:t>
      </w:r>
      <w:r w:rsidR="00AC2D17" w:rsidRPr="00BD62C4">
        <w:rPr>
          <w:rFonts w:ascii="Arial" w:hAnsi="Arial" w:cs="Arial"/>
        </w:rPr>
        <w:t>la institución.</w:t>
      </w:r>
    </w:p>
    <w:p w14:paraId="08E126CC" w14:textId="6CFAFE28" w:rsidR="00B85CC4" w:rsidRPr="00BD62C4" w:rsidRDefault="00B85CC4" w:rsidP="00275A93">
      <w:pPr>
        <w:pStyle w:val="Prrafodelista"/>
        <w:ind w:left="360"/>
        <w:rPr>
          <w:rFonts w:ascii="Arial" w:hAnsi="Arial" w:cs="Arial"/>
          <w:b/>
          <w:bCs/>
        </w:rPr>
      </w:pPr>
      <w:r w:rsidRPr="00BD62C4">
        <w:rPr>
          <w:rFonts w:ascii="Arial" w:hAnsi="Arial" w:cs="Arial"/>
        </w:rPr>
        <w:t xml:space="preserve">Se espera que la institución </w:t>
      </w:r>
      <w:r w:rsidR="004B326B" w:rsidRPr="00BD62C4">
        <w:rPr>
          <w:rFonts w:ascii="Arial" w:hAnsi="Arial" w:cs="Arial"/>
        </w:rPr>
        <w:t>paga $625</w:t>
      </w:r>
    </w:p>
    <w:p w14:paraId="5F349E7A" w14:textId="3877F4E6" w:rsidR="00EA6252" w:rsidRPr="00BD62C4" w:rsidRDefault="00484EE8" w:rsidP="00EA6252">
      <w:pPr>
        <w:pStyle w:val="Prrafodelista"/>
        <w:ind w:left="360"/>
        <w:rPr>
          <w:rFonts w:ascii="Arial" w:hAnsi="Arial" w:cs="Arial"/>
          <w:lang w:val="en-US"/>
        </w:rPr>
      </w:pPr>
      <w:r w:rsidRPr="00BD62C4">
        <w:rPr>
          <w:rFonts w:ascii="Arial" w:hAnsi="Arial" w:cs="Arial"/>
        </w:rPr>
        <w:t>Los costos por soporte técnico serán de $</w:t>
      </w:r>
      <w:r w:rsidR="003A1215" w:rsidRPr="00BD62C4">
        <w:rPr>
          <w:rFonts w:ascii="Arial" w:hAnsi="Arial" w:cs="Arial"/>
        </w:rPr>
        <w:t xml:space="preserve">150 </w:t>
      </w:r>
      <w:r w:rsidR="00330D59" w:rsidRPr="00BD62C4">
        <w:rPr>
          <w:rFonts w:ascii="Arial" w:hAnsi="Arial" w:cs="Arial"/>
        </w:rPr>
        <w:t>cada</w:t>
      </w:r>
      <w:r w:rsidR="0024712E" w:rsidRPr="00BD62C4">
        <w:rPr>
          <w:rFonts w:ascii="Arial" w:hAnsi="Arial" w:cs="Arial"/>
        </w:rPr>
        <w:t xml:space="preserve"> 6 meses</w:t>
      </w:r>
      <w:r w:rsidR="00D9689C" w:rsidRPr="00BD62C4">
        <w:rPr>
          <w:rFonts w:ascii="Arial" w:hAnsi="Arial" w:cs="Arial"/>
        </w:rPr>
        <w:t xml:space="preserve"> lo queda un total de </w:t>
      </w:r>
      <w:r w:rsidR="008042A5" w:rsidRPr="00BD62C4">
        <w:rPr>
          <w:rFonts w:ascii="Arial" w:hAnsi="Arial" w:cs="Arial"/>
        </w:rPr>
        <w:t>$</w:t>
      </w:r>
      <w:r w:rsidR="00D9689C" w:rsidRPr="00BD62C4">
        <w:rPr>
          <w:rFonts w:ascii="Arial" w:hAnsi="Arial" w:cs="Arial"/>
        </w:rPr>
        <w:t>1,800</w:t>
      </w:r>
      <w:r w:rsidR="008042A5" w:rsidRPr="00BD62C4">
        <w:rPr>
          <w:rFonts w:ascii="Arial" w:hAnsi="Arial" w:cs="Arial"/>
        </w:rPr>
        <w:t xml:space="preserve"> al año</w:t>
      </w:r>
      <w:r w:rsidR="008042A5" w:rsidRPr="00BD62C4">
        <w:rPr>
          <w:rFonts w:ascii="Arial" w:hAnsi="Arial" w:cs="Arial"/>
          <w:lang w:val="en-US"/>
        </w:rPr>
        <w:t>.</w:t>
      </w:r>
    </w:p>
    <w:p w14:paraId="35F99BFA" w14:textId="73F5463B" w:rsidR="00423D22" w:rsidRPr="00BD62C4" w:rsidRDefault="00484EE8" w:rsidP="00D84250">
      <w:pPr>
        <w:pStyle w:val="Prrafodelista"/>
        <w:ind w:left="360"/>
        <w:rPr>
          <w:rFonts w:ascii="Arial" w:hAnsi="Arial" w:cs="Arial"/>
        </w:rPr>
      </w:pPr>
      <w:r w:rsidRPr="00BD62C4">
        <w:rPr>
          <w:rFonts w:ascii="Arial" w:hAnsi="Arial" w:cs="Arial"/>
        </w:rPr>
        <w:t>Para el desarrollo de nuevas funcionalidades se estima un costo de $400.</w:t>
      </w:r>
    </w:p>
    <w:p w14:paraId="1C0450B8" w14:textId="77777777" w:rsidR="00D84250" w:rsidRPr="00BD62C4" w:rsidRDefault="00D84250" w:rsidP="00D84250">
      <w:pPr>
        <w:pStyle w:val="Prrafodelista"/>
        <w:ind w:left="360"/>
        <w:rPr>
          <w:rFonts w:ascii="Arial" w:hAnsi="Arial" w:cs="Arial"/>
        </w:rPr>
      </w:pPr>
    </w:p>
    <w:p w14:paraId="019C49F0" w14:textId="30BB1E91" w:rsidR="00F01F8C" w:rsidRPr="00BD62C4" w:rsidRDefault="00632514" w:rsidP="009E5827">
      <w:pPr>
        <w:pStyle w:val="Prrafodelista"/>
        <w:numPr>
          <w:ilvl w:val="0"/>
          <w:numId w:val="13"/>
        </w:numPr>
        <w:rPr>
          <w:rFonts w:ascii="Arial" w:hAnsi="Arial" w:cs="Arial"/>
          <w:b/>
          <w:bCs/>
        </w:rPr>
      </w:pPr>
      <w:r w:rsidRPr="00BD62C4">
        <w:rPr>
          <w:rFonts w:ascii="Arial" w:hAnsi="Arial" w:cs="Arial"/>
          <w:b/>
          <w:bCs/>
        </w:rPr>
        <w:t>Análisis de Costo-Beneficio:</w:t>
      </w:r>
    </w:p>
    <w:tbl>
      <w:tblPr>
        <w:tblW w:w="9920" w:type="dxa"/>
        <w:tblCellMar>
          <w:left w:w="70" w:type="dxa"/>
          <w:right w:w="70" w:type="dxa"/>
        </w:tblCellMar>
        <w:tblLook w:val="04A0" w:firstRow="1" w:lastRow="0" w:firstColumn="1" w:lastColumn="0" w:noHBand="0" w:noVBand="1"/>
      </w:tblPr>
      <w:tblGrid>
        <w:gridCol w:w="2720"/>
        <w:gridCol w:w="1200"/>
        <w:gridCol w:w="1200"/>
        <w:gridCol w:w="1200"/>
        <w:gridCol w:w="1200"/>
        <w:gridCol w:w="1200"/>
        <w:gridCol w:w="1200"/>
      </w:tblGrid>
      <w:tr w:rsidR="00AA3FE2" w:rsidRPr="00AA3FE2" w14:paraId="327D9EF0" w14:textId="77777777" w:rsidTr="00AA3FE2">
        <w:trPr>
          <w:trHeight w:val="290"/>
        </w:trPr>
        <w:tc>
          <w:tcPr>
            <w:tcW w:w="2720" w:type="dxa"/>
            <w:tcBorders>
              <w:top w:val="single" w:sz="4" w:space="0" w:color="auto"/>
              <w:left w:val="single" w:sz="4" w:space="0" w:color="auto"/>
              <w:bottom w:val="single" w:sz="4" w:space="0" w:color="auto"/>
              <w:right w:val="single" w:sz="4" w:space="0" w:color="auto"/>
            </w:tcBorders>
            <w:shd w:val="clear" w:color="000000" w:fill="83E28E"/>
            <w:noWrap/>
            <w:vAlign w:val="bottom"/>
            <w:hideMark/>
          </w:tcPr>
          <w:p w14:paraId="43AE61AA"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CONCEPTO</w:t>
            </w:r>
          </w:p>
        </w:tc>
        <w:tc>
          <w:tcPr>
            <w:tcW w:w="1200" w:type="dxa"/>
            <w:tcBorders>
              <w:top w:val="single" w:sz="4" w:space="0" w:color="auto"/>
              <w:left w:val="nil"/>
              <w:bottom w:val="single" w:sz="4" w:space="0" w:color="auto"/>
              <w:right w:val="single" w:sz="4" w:space="0" w:color="auto"/>
            </w:tcBorders>
            <w:shd w:val="clear" w:color="000000" w:fill="83E28E"/>
            <w:noWrap/>
            <w:vAlign w:val="bottom"/>
            <w:hideMark/>
          </w:tcPr>
          <w:p w14:paraId="13E584D6"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xml:space="preserve"> AÑO 0</w:t>
            </w:r>
          </w:p>
        </w:tc>
        <w:tc>
          <w:tcPr>
            <w:tcW w:w="1200" w:type="dxa"/>
            <w:tcBorders>
              <w:top w:val="single" w:sz="4" w:space="0" w:color="auto"/>
              <w:left w:val="nil"/>
              <w:bottom w:val="single" w:sz="4" w:space="0" w:color="auto"/>
              <w:right w:val="single" w:sz="4" w:space="0" w:color="auto"/>
            </w:tcBorders>
            <w:shd w:val="clear" w:color="000000" w:fill="83E28E"/>
            <w:noWrap/>
            <w:vAlign w:val="bottom"/>
            <w:hideMark/>
          </w:tcPr>
          <w:p w14:paraId="6725C38E"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AÑO 1</w:t>
            </w:r>
          </w:p>
        </w:tc>
        <w:tc>
          <w:tcPr>
            <w:tcW w:w="1200" w:type="dxa"/>
            <w:tcBorders>
              <w:top w:val="single" w:sz="4" w:space="0" w:color="auto"/>
              <w:left w:val="nil"/>
              <w:bottom w:val="single" w:sz="4" w:space="0" w:color="auto"/>
              <w:right w:val="single" w:sz="4" w:space="0" w:color="auto"/>
            </w:tcBorders>
            <w:shd w:val="clear" w:color="000000" w:fill="83E28E"/>
            <w:noWrap/>
            <w:vAlign w:val="bottom"/>
            <w:hideMark/>
          </w:tcPr>
          <w:p w14:paraId="2ECC192C"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xml:space="preserve"> AÑO 2</w:t>
            </w:r>
          </w:p>
        </w:tc>
        <w:tc>
          <w:tcPr>
            <w:tcW w:w="1200" w:type="dxa"/>
            <w:tcBorders>
              <w:top w:val="single" w:sz="4" w:space="0" w:color="auto"/>
              <w:left w:val="nil"/>
              <w:bottom w:val="single" w:sz="4" w:space="0" w:color="auto"/>
              <w:right w:val="single" w:sz="4" w:space="0" w:color="auto"/>
            </w:tcBorders>
            <w:shd w:val="clear" w:color="000000" w:fill="83E28E"/>
            <w:noWrap/>
            <w:vAlign w:val="bottom"/>
            <w:hideMark/>
          </w:tcPr>
          <w:p w14:paraId="66EE66C1"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AÑO 3</w:t>
            </w:r>
          </w:p>
        </w:tc>
        <w:tc>
          <w:tcPr>
            <w:tcW w:w="1200" w:type="dxa"/>
            <w:tcBorders>
              <w:top w:val="single" w:sz="4" w:space="0" w:color="auto"/>
              <w:left w:val="nil"/>
              <w:bottom w:val="single" w:sz="4" w:space="0" w:color="auto"/>
              <w:right w:val="single" w:sz="4" w:space="0" w:color="auto"/>
            </w:tcBorders>
            <w:shd w:val="clear" w:color="000000" w:fill="83E28E"/>
            <w:noWrap/>
            <w:vAlign w:val="bottom"/>
            <w:hideMark/>
          </w:tcPr>
          <w:p w14:paraId="62E8D5AD"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AÑO 4</w:t>
            </w:r>
          </w:p>
        </w:tc>
        <w:tc>
          <w:tcPr>
            <w:tcW w:w="1200" w:type="dxa"/>
            <w:tcBorders>
              <w:top w:val="single" w:sz="4" w:space="0" w:color="auto"/>
              <w:left w:val="nil"/>
              <w:bottom w:val="single" w:sz="4" w:space="0" w:color="auto"/>
              <w:right w:val="single" w:sz="4" w:space="0" w:color="auto"/>
            </w:tcBorders>
            <w:shd w:val="clear" w:color="000000" w:fill="83E28E"/>
            <w:noWrap/>
            <w:vAlign w:val="bottom"/>
            <w:hideMark/>
          </w:tcPr>
          <w:p w14:paraId="195A2657"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AÑO 5</w:t>
            </w:r>
          </w:p>
        </w:tc>
      </w:tr>
      <w:tr w:rsidR="00AA3FE2" w:rsidRPr="00AA3FE2" w14:paraId="43BCFCB4"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18473408"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INGRESOS</w:t>
            </w:r>
          </w:p>
        </w:tc>
        <w:tc>
          <w:tcPr>
            <w:tcW w:w="1200" w:type="dxa"/>
            <w:tcBorders>
              <w:top w:val="nil"/>
              <w:left w:val="nil"/>
              <w:bottom w:val="single" w:sz="4" w:space="0" w:color="auto"/>
              <w:right w:val="single" w:sz="4" w:space="0" w:color="auto"/>
            </w:tcBorders>
            <w:shd w:val="clear" w:color="auto" w:fill="auto"/>
            <w:noWrap/>
            <w:vAlign w:val="bottom"/>
            <w:hideMark/>
          </w:tcPr>
          <w:p w14:paraId="7EA3DE62"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nil"/>
              <w:right w:val="nil"/>
            </w:tcBorders>
            <w:shd w:val="clear" w:color="auto" w:fill="auto"/>
            <w:noWrap/>
            <w:vAlign w:val="bottom"/>
            <w:hideMark/>
          </w:tcPr>
          <w:p w14:paraId="6F9760BE"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D673EB4"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1CDD459A"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6FC3DFFC"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4874CBD8"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r>
      <w:tr w:rsidR="00AA3FE2" w:rsidRPr="00AA3FE2" w14:paraId="5E24968D"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44375A0F"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Creación de la aplicación</w:t>
            </w:r>
          </w:p>
        </w:tc>
        <w:tc>
          <w:tcPr>
            <w:tcW w:w="1200" w:type="dxa"/>
            <w:tcBorders>
              <w:top w:val="nil"/>
              <w:left w:val="nil"/>
              <w:bottom w:val="single" w:sz="4" w:space="0" w:color="auto"/>
              <w:right w:val="single" w:sz="4" w:space="0" w:color="auto"/>
            </w:tcBorders>
            <w:shd w:val="clear" w:color="auto" w:fill="auto"/>
            <w:noWrap/>
            <w:vAlign w:val="bottom"/>
            <w:hideMark/>
          </w:tcPr>
          <w:p w14:paraId="1A86D508"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41A756BE"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7500</w:t>
            </w:r>
          </w:p>
        </w:tc>
        <w:tc>
          <w:tcPr>
            <w:tcW w:w="1200" w:type="dxa"/>
            <w:tcBorders>
              <w:top w:val="nil"/>
              <w:left w:val="nil"/>
              <w:bottom w:val="single" w:sz="4" w:space="0" w:color="auto"/>
              <w:right w:val="single" w:sz="4" w:space="0" w:color="auto"/>
            </w:tcBorders>
            <w:shd w:val="clear" w:color="auto" w:fill="auto"/>
            <w:noWrap/>
            <w:vAlign w:val="bottom"/>
            <w:hideMark/>
          </w:tcPr>
          <w:p w14:paraId="4BB791C3"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7500</w:t>
            </w:r>
          </w:p>
        </w:tc>
        <w:tc>
          <w:tcPr>
            <w:tcW w:w="1200" w:type="dxa"/>
            <w:tcBorders>
              <w:top w:val="nil"/>
              <w:left w:val="nil"/>
              <w:bottom w:val="single" w:sz="4" w:space="0" w:color="auto"/>
              <w:right w:val="single" w:sz="4" w:space="0" w:color="auto"/>
            </w:tcBorders>
            <w:shd w:val="clear" w:color="auto" w:fill="auto"/>
            <w:noWrap/>
            <w:vAlign w:val="bottom"/>
            <w:hideMark/>
          </w:tcPr>
          <w:p w14:paraId="5C5FBE67"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7500</w:t>
            </w:r>
          </w:p>
        </w:tc>
        <w:tc>
          <w:tcPr>
            <w:tcW w:w="1200" w:type="dxa"/>
            <w:tcBorders>
              <w:top w:val="nil"/>
              <w:left w:val="nil"/>
              <w:bottom w:val="single" w:sz="4" w:space="0" w:color="auto"/>
              <w:right w:val="single" w:sz="4" w:space="0" w:color="auto"/>
            </w:tcBorders>
            <w:shd w:val="clear" w:color="auto" w:fill="auto"/>
            <w:noWrap/>
            <w:vAlign w:val="bottom"/>
            <w:hideMark/>
          </w:tcPr>
          <w:p w14:paraId="60186A14"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7500</w:t>
            </w:r>
          </w:p>
        </w:tc>
        <w:tc>
          <w:tcPr>
            <w:tcW w:w="1200" w:type="dxa"/>
            <w:tcBorders>
              <w:top w:val="nil"/>
              <w:left w:val="nil"/>
              <w:bottom w:val="single" w:sz="4" w:space="0" w:color="auto"/>
              <w:right w:val="single" w:sz="4" w:space="0" w:color="auto"/>
            </w:tcBorders>
            <w:shd w:val="clear" w:color="auto" w:fill="auto"/>
            <w:noWrap/>
            <w:vAlign w:val="bottom"/>
            <w:hideMark/>
          </w:tcPr>
          <w:p w14:paraId="23AA7A5A"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7500</w:t>
            </w:r>
          </w:p>
        </w:tc>
      </w:tr>
      <w:tr w:rsidR="00AA3FE2" w:rsidRPr="00AA3FE2" w14:paraId="68D5EB1A"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3CB0807B" w14:textId="2AB3FF0C"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xml:space="preserve">Soporte </w:t>
            </w:r>
            <w:r w:rsidR="005944A5" w:rsidRPr="00AA3FE2">
              <w:rPr>
                <w:rFonts w:ascii="Aptos Narrow" w:eastAsia="Times New Roman" w:hAnsi="Aptos Narrow" w:cs="Times New Roman"/>
                <w:color w:val="000000"/>
                <w:kern w:val="0"/>
                <w:lang w:eastAsia="es-ES"/>
                <w14:ligatures w14:val="none"/>
              </w:rPr>
              <w:t>técnico</w:t>
            </w:r>
          </w:p>
        </w:tc>
        <w:tc>
          <w:tcPr>
            <w:tcW w:w="1200" w:type="dxa"/>
            <w:tcBorders>
              <w:top w:val="nil"/>
              <w:left w:val="nil"/>
              <w:bottom w:val="single" w:sz="4" w:space="0" w:color="auto"/>
              <w:right w:val="single" w:sz="4" w:space="0" w:color="auto"/>
            </w:tcBorders>
            <w:shd w:val="clear" w:color="auto" w:fill="auto"/>
            <w:noWrap/>
            <w:vAlign w:val="bottom"/>
            <w:hideMark/>
          </w:tcPr>
          <w:p w14:paraId="5A3DBFAE"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0DEF5D9E"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auto" w:fill="auto"/>
            <w:noWrap/>
            <w:vAlign w:val="bottom"/>
            <w:hideMark/>
          </w:tcPr>
          <w:p w14:paraId="32E71CFD"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auto" w:fill="auto"/>
            <w:noWrap/>
            <w:vAlign w:val="bottom"/>
            <w:hideMark/>
          </w:tcPr>
          <w:p w14:paraId="674FDE4A"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auto" w:fill="auto"/>
            <w:noWrap/>
            <w:vAlign w:val="bottom"/>
            <w:hideMark/>
          </w:tcPr>
          <w:p w14:paraId="7E0FA88D"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auto" w:fill="auto"/>
            <w:noWrap/>
            <w:vAlign w:val="bottom"/>
            <w:hideMark/>
          </w:tcPr>
          <w:p w14:paraId="39C22A1A"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r>
      <w:tr w:rsidR="00AA3FE2" w:rsidRPr="00AA3FE2" w14:paraId="5414BA15"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71A94578"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Nuevas funcionalidades</w:t>
            </w:r>
          </w:p>
        </w:tc>
        <w:tc>
          <w:tcPr>
            <w:tcW w:w="1200" w:type="dxa"/>
            <w:tcBorders>
              <w:top w:val="nil"/>
              <w:left w:val="nil"/>
              <w:bottom w:val="single" w:sz="4" w:space="0" w:color="auto"/>
              <w:right w:val="single" w:sz="4" w:space="0" w:color="auto"/>
            </w:tcBorders>
            <w:shd w:val="clear" w:color="auto" w:fill="auto"/>
            <w:noWrap/>
            <w:vAlign w:val="bottom"/>
            <w:hideMark/>
          </w:tcPr>
          <w:p w14:paraId="05DB048F"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3E4A8E15"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400</w:t>
            </w:r>
          </w:p>
        </w:tc>
        <w:tc>
          <w:tcPr>
            <w:tcW w:w="1200" w:type="dxa"/>
            <w:tcBorders>
              <w:top w:val="nil"/>
              <w:left w:val="nil"/>
              <w:bottom w:val="single" w:sz="4" w:space="0" w:color="auto"/>
              <w:right w:val="single" w:sz="4" w:space="0" w:color="auto"/>
            </w:tcBorders>
            <w:shd w:val="clear" w:color="auto" w:fill="auto"/>
            <w:noWrap/>
            <w:vAlign w:val="bottom"/>
            <w:hideMark/>
          </w:tcPr>
          <w:p w14:paraId="4D3994F1"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400</w:t>
            </w:r>
          </w:p>
        </w:tc>
        <w:tc>
          <w:tcPr>
            <w:tcW w:w="1200" w:type="dxa"/>
            <w:tcBorders>
              <w:top w:val="nil"/>
              <w:left w:val="nil"/>
              <w:bottom w:val="single" w:sz="4" w:space="0" w:color="auto"/>
              <w:right w:val="single" w:sz="4" w:space="0" w:color="auto"/>
            </w:tcBorders>
            <w:shd w:val="clear" w:color="auto" w:fill="auto"/>
            <w:noWrap/>
            <w:vAlign w:val="bottom"/>
            <w:hideMark/>
          </w:tcPr>
          <w:p w14:paraId="3513CF2C"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400</w:t>
            </w:r>
          </w:p>
        </w:tc>
        <w:tc>
          <w:tcPr>
            <w:tcW w:w="1200" w:type="dxa"/>
            <w:tcBorders>
              <w:top w:val="nil"/>
              <w:left w:val="nil"/>
              <w:bottom w:val="single" w:sz="4" w:space="0" w:color="auto"/>
              <w:right w:val="single" w:sz="4" w:space="0" w:color="auto"/>
            </w:tcBorders>
            <w:shd w:val="clear" w:color="auto" w:fill="auto"/>
            <w:noWrap/>
            <w:vAlign w:val="bottom"/>
            <w:hideMark/>
          </w:tcPr>
          <w:p w14:paraId="53FF9ADB"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400</w:t>
            </w:r>
          </w:p>
        </w:tc>
        <w:tc>
          <w:tcPr>
            <w:tcW w:w="1200" w:type="dxa"/>
            <w:tcBorders>
              <w:top w:val="nil"/>
              <w:left w:val="nil"/>
              <w:bottom w:val="single" w:sz="4" w:space="0" w:color="auto"/>
              <w:right w:val="single" w:sz="4" w:space="0" w:color="auto"/>
            </w:tcBorders>
            <w:shd w:val="clear" w:color="auto" w:fill="auto"/>
            <w:noWrap/>
            <w:vAlign w:val="bottom"/>
            <w:hideMark/>
          </w:tcPr>
          <w:p w14:paraId="0FE4B587"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400</w:t>
            </w:r>
          </w:p>
        </w:tc>
      </w:tr>
      <w:tr w:rsidR="00AA3FE2" w:rsidRPr="00AA3FE2" w14:paraId="4E8CF090" w14:textId="77777777" w:rsidTr="00AA3FE2">
        <w:trPr>
          <w:trHeight w:val="290"/>
        </w:trPr>
        <w:tc>
          <w:tcPr>
            <w:tcW w:w="2720" w:type="dxa"/>
            <w:tcBorders>
              <w:top w:val="nil"/>
              <w:left w:val="single" w:sz="4" w:space="0" w:color="auto"/>
              <w:bottom w:val="single" w:sz="4" w:space="0" w:color="auto"/>
              <w:right w:val="single" w:sz="4" w:space="0" w:color="auto"/>
            </w:tcBorders>
            <w:shd w:val="clear" w:color="000000" w:fill="C1F0C8"/>
            <w:noWrap/>
            <w:vAlign w:val="bottom"/>
            <w:hideMark/>
          </w:tcPr>
          <w:p w14:paraId="3A33A0C1"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proofErr w:type="gramStart"/>
            <w:r w:rsidRPr="00AA3FE2">
              <w:rPr>
                <w:rFonts w:ascii="Aptos Narrow" w:eastAsia="Times New Roman" w:hAnsi="Aptos Narrow" w:cs="Times New Roman"/>
                <w:color w:val="000000"/>
                <w:kern w:val="0"/>
                <w:lang w:eastAsia="es-ES"/>
                <w14:ligatures w14:val="none"/>
              </w:rPr>
              <w:t>TOTAL</w:t>
            </w:r>
            <w:proofErr w:type="gramEnd"/>
            <w:r w:rsidRPr="00AA3FE2">
              <w:rPr>
                <w:rFonts w:ascii="Aptos Narrow" w:eastAsia="Times New Roman" w:hAnsi="Aptos Narrow" w:cs="Times New Roman"/>
                <w:color w:val="000000"/>
                <w:kern w:val="0"/>
                <w:lang w:eastAsia="es-ES"/>
                <w14:ligatures w14:val="none"/>
              </w:rPr>
              <w:t xml:space="preserve"> DE INGRESOS</w:t>
            </w:r>
          </w:p>
        </w:tc>
        <w:tc>
          <w:tcPr>
            <w:tcW w:w="1200" w:type="dxa"/>
            <w:tcBorders>
              <w:top w:val="nil"/>
              <w:left w:val="nil"/>
              <w:bottom w:val="single" w:sz="4" w:space="0" w:color="auto"/>
              <w:right w:val="single" w:sz="4" w:space="0" w:color="auto"/>
            </w:tcBorders>
            <w:shd w:val="clear" w:color="000000" w:fill="C1F0C8"/>
            <w:noWrap/>
            <w:vAlign w:val="bottom"/>
            <w:hideMark/>
          </w:tcPr>
          <w:p w14:paraId="69AADFE2"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0</w:t>
            </w:r>
          </w:p>
        </w:tc>
        <w:tc>
          <w:tcPr>
            <w:tcW w:w="1200" w:type="dxa"/>
            <w:tcBorders>
              <w:top w:val="nil"/>
              <w:left w:val="nil"/>
              <w:bottom w:val="single" w:sz="4" w:space="0" w:color="auto"/>
              <w:right w:val="single" w:sz="4" w:space="0" w:color="auto"/>
            </w:tcBorders>
            <w:shd w:val="clear" w:color="000000" w:fill="C1F0C8"/>
            <w:noWrap/>
            <w:vAlign w:val="bottom"/>
            <w:hideMark/>
          </w:tcPr>
          <w:p w14:paraId="5B5BBDC9"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9700</w:t>
            </w:r>
          </w:p>
        </w:tc>
        <w:tc>
          <w:tcPr>
            <w:tcW w:w="1200" w:type="dxa"/>
            <w:tcBorders>
              <w:top w:val="nil"/>
              <w:left w:val="nil"/>
              <w:bottom w:val="single" w:sz="4" w:space="0" w:color="auto"/>
              <w:right w:val="single" w:sz="4" w:space="0" w:color="auto"/>
            </w:tcBorders>
            <w:shd w:val="clear" w:color="000000" w:fill="C1F0C8"/>
            <w:noWrap/>
            <w:vAlign w:val="bottom"/>
            <w:hideMark/>
          </w:tcPr>
          <w:p w14:paraId="698CBC4E"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9700</w:t>
            </w:r>
          </w:p>
        </w:tc>
        <w:tc>
          <w:tcPr>
            <w:tcW w:w="1200" w:type="dxa"/>
            <w:tcBorders>
              <w:top w:val="nil"/>
              <w:left w:val="nil"/>
              <w:bottom w:val="single" w:sz="4" w:space="0" w:color="auto"/>
              <w:right w:val="single" w:sz="4" w:space="0" w:color="auto"/>
            </w:tcBorders>
            <w:shd w:val="clear" w:color="000000" w:fill="C1F0C8"/>
            <w:noWrap/>
            <w:vAlign w:val="bottom"/>
            <w:hideMark/>
          </w:tcPr>
          <w:p w14:paraId="5720F8F1"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9700</w:t>
            </w:r>
          </w:p>
        </w:tc>
        <w:tc>
          <w:tcPr>
            <w:tcW w:w="1200" w:type="dxa"/>
            <w:tcBorders>
              <w:top w:val="nil"/>
              <w:left w:val="nil"/>
              <w:bottom w:val="single" w:sz="4" w:space="0" w:color="auto"/>
              <w:right w:val="single" w:sz="4" w:space="0" w:color="auto"/>
            </w:tcBorders>
            <w:shd w:val="clear" w:color="000000" w:fill="C1F0C8"/>
            <w:noWrap/>
            <w:vAlign w:val="bottom"/>
            <w:hideMark/>
          </w:tcPr>
          <w:p w14:paraId="26FB1204"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9700</w:t>
            </w:r>
          </w:p>
        </w:tc>
        <w:tc>
          <w:tcPr>
            <w:tcW w:w="1200" w:type="dxa"/>
            <w:tcBorders>
              <w:top w:val="nil"/>
              <w:left w:val="nil"/>
              <w:bottom w:val="single" w:sz="4" w:space="0" w:color="auto"/>
              <w:right w:val="single" w:sz="4" w:space="0" w:color="auto"/>
            </w:tcBorders>
            <w:shd w:val="clear" w:color="000000" w:fill="C1F0C8"/>
            <w:noWrap/>
            <w:vAlign w:val="bottom"/>
            <w:hideMark/>
          </w:tcPr>
          <w:p w14:paraId="08EEDC7A"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9700</w:t>
            </w:r>
          </w:p>
        </w:tc>
      </w:tr>
      <w:tr w:rsidR="00AA3FE2" w:rsidRPr="00AA3FE2" w14:paraId="12E6FBD5"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0FF59FA7"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COSTOS DE DESARROLLO</w:t>
            </w:r>
          </w:p>
        </w:tc>
        <w:tc>
          <w:tcPr>
            <w:tcW w:w="1200" w:type="dxa"/>
            <w:tcBorders>
              <w:top w:val="nil"/>
              <w:left w:val="nil"/>
              <w:bottom w:val="single" w:sz="4" w:space="0" w:color="auto"/>
              <w:right w:val="single" w:sz="4" w:space="0" w:color="auto"/>
            </w:tcBorders>
            <w:shd w:val="clear" w:color="auto" w:fill="auto"/>
            <w:noWrap/>
            <w:vAlign w:val="bottom"/>
            <w:hideMark/>
          </w:tcPr>
          <w:p w14:paraId="5CFA8D40"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1309CA50"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79A30E6A"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7F6CF0EA"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11633D51"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27340D17"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r>
      <w:tr w:rsidR="00AA3FE2" w:rsidRPr="00AA3FE2" w14:paraId="34BD0424"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4257D100"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Programadores</w:t>
            </w:r>
          </w:p>
        </w:tc>
        <w:tc>
          <w:tcPr>
            <w:tcW w:w="1200" w:type="dxa"/>
            <w:tcBorders>
              <w:top w:val="nil"/>
              <w:left w:val="nil"/>
              <w:bottom w:val="single" w:sz="4" w:space="0" w:color="auto"/>
              <w:right w:val="single" w:sz="4" w:space="0" w:color="auto"/>
            </w:tcBorders>
            <w:shd w:val="clear" w:color="auto" w:fill="auto"/>
            <w:noWrap/>
            <w:vAlign w:val="bottom"/>
            <w:hideMark/>
          </w:tcPr>
          <w:p w14:paraId="3DF9D6CD"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7200</w:t>
            </w:r>
          </w:p>
        </w:tc>
        <w:tc>
          <w:tcPr>
            <w:tcW w:w="1200" w:type="dxa"/>
            <w:tcBorders>
              <w:top w:val="nil"/>
              <w:left w:val="nil"/>
              <w:bottom w:val="single" w:sz="4" w:space="0" w:color="auto"/>
              <w:right w:val="single" w:sz="4" w:space="0" w:color="auto"/>
            </w:tcBorders>
            <w:shd w:val="clear" w:color="auto" w:fill="auto"/>
            <w:noWrap/>
            <w:vAlign w:val="bottom"/>
            <w:hideMark/>
          </w:tcPr>
          <w:p w14:paraId="34B23C3B"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34BD8165"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6519D0FD"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2A7356D3"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25D6991F"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r>
      <w:tr w:rsidR="00AA3FE2" w:rsidRPr="00AA3FE2" w14:paraId="7FA925D6"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5254B6AA"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xml:space="preserve"> Diseñador UI</w:t>
            </w:r>
          </w:p>
        </w:tc>
        <w:tc>
          <w:tcPr>
            <w:tcW w:w="1200" w:type="dxa"/>
            <w:tcBorders>
              <w:top w:val="nil"/>
              <w:left w:val="nil"/>
              <w:bottom w:val="single" w:sz="4" w:space="0" w:color="auto"/>
              <w:right w:val="single" w:sz="4" w:space="0" w:color="auto"/>
            </w:tcBorders>
            <w:shd w:val="clear" w:color="auto" w:fill="auto"/>
            <w:noWrap/>
            <w:vAlign w:val="bottom"/>
            <w:hideMark/>
          </w:tcPr>
          <w:p w14:paraId="16F06C94"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3000</w:t>
            </w:r>
          </w:p>
        </w:tc>
        <w:tc>
          <w:tcPr>
            <w:tcW w:w="1200" w:type="dxa"/>
            <w:tcBorders>
              <w:top w:val="nil"/>
              <w:left w:val="nil"/>
              <w:bottom w:val="single" w:sz="4" w:space="0" w:color="auto"/>
              <w:right w:val="single" w:sz="4" w:space="0" w:color="auto"/>
            </w:tcBorders>
            <w:shd w:val="clear" w:color="auto" w:fill="auto"/>
            <w:noWrap/>
            <w:vAlign w:val="bottom"/>
            <w:hideMark/>
          </w:tcPr>
          <w:p w14:paraId="208234EC"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3E34FC54"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11C0FE02"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33DD3DE3"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499BF8EB"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r>
      <w:tr w:rsidR="00AA3FE2" w:rsidRPr="00AA3FE2" w14:paraId="5F466E6B"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171D741D"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Administrador BD</w:t>
            </w:r>
          </w:p>
        </w:tc>
        <w:tc>
          <w:tcPr>
            <w:tcW w:w="1200" w:type="dxa"/>
            <w:tcBorders>
              <w:top w:val="nil"/>
              <w:left w:val="nil"/>
              <w:bottom w:val="single" w:sz="4" w:space="0" w:color="auto"/>
              <w:right w:val="single" w:sz="4" w:space="0" w:color="auto"/>
            </w:tcBorders>
            <w:shd w:val="clear" w:color="auto" w:fill="auto"/>
            <w:noWrap/>
            <w:vAlign w:val="bottom"/>
            <w:hideMark/>
          </w:tcPr>
          <w:p w14:paraId="5FFC2944"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5400</w:t>
            </w:r>
          </w:p>
        </w:tc>
        <w:tc>
          <w:tcPr>
            <w:tcW w:w="1200" w:type="dxa"/>
            <w:tcBorders>
              <w:top w:val="nil"/>
              <w:left w:val="nil"/>
              <w:bottom w:val="single" w:sz="4" w:space="0" w:color="auto"/>
              <w:right w:val="single" w:sz="4" w:space="0" w:color="auto"/>
            </w:tcBorders>
            <w:shd w:val="clear" w:color="auto" w:fill="auto"/>
            <w:noWrap/>
            <w:vAlign w:val="bottom"/>
            <w:hideMark/>
          </w:tcPr>
          <w:p w14:paraId="67C80066"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7EC43C11"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49415169"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69DCFF16"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5E32D5F1"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r>
      <w:tr w:rsidR="00AA3FE2" w:rsidRPr="00AA3FE2" w14:paraId="76E35DF8"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2C06DFFB"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Servidor</w:t>
            </w:r>
          </w:p>
        </w:tc>
        <w:tc>
          <w:tcPr>
            <w:tcW w:w="1200" w:type="dxa"/>
            <w:tcBorders>
              <w:top w:val="nil"/>
              <w:left w:val="nil"/>
              <w:bottom w:val="single" w:sz="4" w:space="0" w:color="auto"/>
              <w:right w:val="single" w:sz="4" w:space="0" w:color="auto"/>
            </w:tcBorders>
            <w:shd w:val="clear" w:color="auto" w:fill="auto"/>
            <w:noWrap/>
            <w:vAlign w:val="bottom"/>
            <w:hideMark/>
          </w:tcPr>
          <w:p w14:paraId="1ECB633F"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150</w:t>
            </w:r>
          </w:p>
        </w:tc>
        <w:tc>
          <w:tcPr>
            <w:tcW w:w="1200" w:type="dxa"/>
            <w:tcBorders>
              <w:top w:val="nil"/>
              <w:left w:val="nil"/>
              <w:bottom w:val="single" w:sz="4" w:space="0" w:color="auto"/>
              <w:right w:val="single" w:sz="4" w:space="0" w:color="auto"/>
            </w:tcBorders>
            <w:shd w:val="clear" w:color="auto" w:fill="auto"/>
            <w:noWrap/>
            <w:vAlign w:val="bottom"/>
            <w:hideMark/>
          </w:tcPr>
          <w:p w14:paraId="7BAB312A"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718A0AD2"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57CE1026"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174E775F"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38462AC3"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r>
      <w:tr w:rsidR="00AA3FE2" w:rsidRPr="00AA3FE2" w14:paraId="2AE73D3C"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0B98D8DA" w14:textId="69FB06AA" w:rsidR="00AA3FE2" w:rsidRPr="00AA3FE2" w:rsidRDefault="00D64E3E"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Viáticos</w:t>
            </w:r>
          </w:p>
        </w:tc>
        <w:tc>
          <w:tcPr>
            <w:tcW w:w="1200" w:type="dxa"/>
            <w:tcBorders>
              <w:top w:val="nil"/>
              <w:left w:val="nil"/>
              <w:bottom w:val="single" w:sz="4" w:space="0" w:color="auto"/>
              <w:right w:val="single" w:sz="4" w:space="0" w:color="auto"/>
            </w:tcBorders>
            <w:shd w:val="clear" w:color="auto" w:fill="auto"/>
            <w:noWrap/>
            <w:vAlign w:val="bottom"/>
            <w:hideMark/>
          </w:tcPr>
          <w:p w14:paraId="01C3CA16"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40</w:t>
            </w:r>
          </w:p>
        </w:tc>
        <w:tc>
          <w:tcPr>
            <w:tcW w:w="1200" w:type="dxa"/>
            <w:tcBorders>
              <w:top w:val="nil"/>
              <w:left w:val="nil"/>
              <w:bottom w:val="single" w:sz="4" w:space="0" w:color="auto"/>
              <w:right w:val="single" w:sz="4" w:space="0" w:color="auto"/>
            </w:tcBorders>
            <w:shd w:val="clear" w:color="auto" w:fill="auto"/>
            <w:noWrap/>
            <w:vAlign w:val="bottom"/>
            <w:hideMark/>
          </w:tcPr>
          <w:p w14:paraId="4F2C6BE2"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7633984A"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346641E6"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51FAE780"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218FF643"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r>
      <w:tr w:rsidR="00AA3FE2" w:rsidRPr="00AA3FE2" w14:paraId="555CF4B2"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0424F8EC"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COSTOS DE MANTENIMIENTO</w:t>
            </w:r>
          </w:p>
        </w:tc>
        <w:tc>
          <w:tcPr>
            <w:tcW w:w="1200" w:type="dxa"/>
            <w:tcBorders>
              <w:top w:val="nil"/>
              <w:left w:val="nil"/>
              <w:bottom w:val="single" w:sz="4" w:space="0" w:color="auto"/>
              <w:right w:val="single" w:sz="4" w:space="0" w:color="auto"/>
            </w:tcBorders>
            <w:shd w:val="clear" w:color="auto" w:fill="auto"/>
            <w:noWrap/>
            <w:vAlign w:val="bottom"/>
            <w:hideMark/>
          </w:tcPr>
          <w:p w14:paraId="196E2C36"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32A2C91E"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2A0A51E7"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68F4C1C3"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10BA548C"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574A3841"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r>
      <w:tr w:rsidR="00AA3FE2" w:rsidRPr="00AA3FE2" w14:paraId="7C421239"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6A243DC2"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Servidor</w:t>
            </w:r>
          </w:p>
        </w:tc>
        <w:tc>
          <w:tcPr>
            <w:tcW w:w="1200" w:type="dxa"/>
            <w:tcBorders>
              <w:top w:val="nil"/>
              <w:left w:val="nil"/>
              <w:bottom w:val="single" w:sz="4" w:space="0" w:color="auto"/>
              <w:right w:val="single" w:sz="4" w:space="0" w:color="auto"/>
            </w:tcBorders>
            <w:shd w:val="clear" w:color="auto" w:fill="auto"/>
            <w:noWrap/>
            <w:vAlign w:val="bottom"/>
            <w:hideMark/>
          </w:tcPr>
          <w:p w14:paraId="0B62274D"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w:t>
            </w:r>
          </w:p>
        </w:tc>
        <w:tc>
          <w:tcPr>
            <w:tcW w:w="1200" w:type="dxa"/>
            <w:tcBorders>
              <w:top w:val="nil"/>
              <w:left w:val="nil"/>
              <w:bottom w:val="single" w:sz="4" w:space="0" w:color="auto"/>
              <w:right w:val="single" w:sz="4" w:space="0" w:color="auto"/>
            </w:tcBorders>
            <w:shd w:val="clear" w:color="auto" w:fill="auto"/>
            <w:noWrap/>
            <w:vAlign w:val="bottom"/>
            <w:hideMark/>
          </w:tcPr>
          <w:p w14:paraId="4F8A770F"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auto" w:fill="auto"/>
            <w:noWrap/>
            <w:vAlign w:val="bottom"/>
            <w:hideMark/>
          </w:tcPr>
          <w:p w14:paraId="0E065C3C"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auto" w:fill="auto"/>
            <w:noWrap/>
            <w:vAlign w:val="bottom"/>
            <w:hideMark/>
          </w:tcPr>
          <w:p w14:paraId="250D1ED9"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auto" w:fill="auto"/>
            <w:noWrap/>
            <w:vAlign w:val="bottom"/>
            <w:hideMark/>
          </w:tcPr>
          <w:p w14:paraId="03653564"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auto" w:fill="auto"/>
            <w:noWrap/>
            <w:vAlign w:val="bottom"/>
            <w:hideMark/>
          </w:tcPr>
          <w:p w14:paraId="5CBDE68A"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r>
      <w:tr w:rsidR="00AA3FE2" w:rsidRPr="00AA3FE2" w14:paraId="5E93AC00" w14:textId="77777777" w:rsidTr="00AA3FE2">
        <w:trPr>
          <w:trHeight w:val="290"/>
        </w:trPr>
        <w:tc>
          <w:tcPr>
            <w:tcW w:w="2720" w:type="dxa"/>
            <w:tcBorders>
              <w:top w:val="nil"/>
              <w:left w:val="single" w:sz="4" w:space="0" w:color="auto"/>
              <w:bottom w:val="single" w:sz="4" w:space="0" w:color="auto"/>
              <w:right w:val="single" w:sz="4" w:space="0" w:color="auto"/>
            </w:tcBorders>
            <w:shd w:val="clear" w:color="000000" w:fill="C1F0C8"/>
            <w:noWrap/>
            <w:vAlign w:val="bottom"/>
            <w:hideMark/>
          </w:tcPr>
          <w:p w14:paraId="0DC20999"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proofErr w:type="gramStart"/>
            <w:r w:rsidRPr="00AA3FE2">
              <w:rPr>
                <w:rFonts w:ascii="Aptos Narrow" w:eastAsia="Times New Roman" w:hAnsi="Aptos Narrow" w:cs="Times New Roman"/>
                <w:color w:val="000000"/>
                <w:kern w:val="0"/>
                <w:lang w:eastAsia="es-ES"/>
                <w14:ligatures w14:val="none"/>
              </w:rPr>
              <w:t>TOTAL</w:t>
            </w:r>
            <w:proofErr w:type="gramEnd"/>
            <w:r w:rsidRPr="00AA3FE2">
              <w:rPr>
                <w:rFonts w:ascii="Aptos Narrow" w:eastAsia="Times New Roman" w:hAnsi="Aptos Narrow" w:cs="Times New Roman"/>
                <w:color w:val="000000"/>
                <w:kern w:val="0"/>
                <w:lang w:eastAsia="es-ES"/>
                <w14:ligatures w14:val="none"/>
              </w:rPr>
              <w:t xml:space="preserve"> DE EGRESOS</w:t>
            </w:r>
          </w:p>
        </w:tc>
        <w:tc>
          <w:tcPr>
            <w:tcW w:w="1200" w:type="dxa"/>
            <w:tcBorders>
              <w:top w:val="nil"/>
              <w:left w:val="nil"/>
              <w:bottom w:val="single" w:sz="4" w:space="0" w:color="auto"/>
              <w:right w:val="single" w:sz="4" w:space="0" w:color="auto"/>
            </w:tcBorders>
            <w:shd w:val="clear" w:color="000000" w:fill="C1F0C8"/>
            <w:noWrap/>
            <w:vAlign w:val="bottom"/>
            <w:hideMark/>
          </w:tcPr>
          <w:p w14:paraId="67F6F3D8"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15790</w:t>
            </w:r>
          </w:p>
        </w:tc>
        <w:tc>
          <w:tcPr>
            <w:tcW w:w="1200" w:type="dxa"/>
            <w:tcBorders>
              <w:top w:val="nil"/>
              <w:left w:val="nil"/>
              <w:bottom w:val="single" w:sz="4" w:space="0" w:color="auto"/>
              <w:right w:val="single" w:sz="4" w:space="0" w:color="auto"/>
            </w:tcBorders>
            <w:shd w:val="clear" w:color="000000" w:fill="C1F0C8"/>
            <w:noWrap/>
            <w:vAlign w:val="bottom"/>
            <w:hideMark/>
          </w:tcPr>
          <w:p w14:paraId="07F58754"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000000" w:fill="C1F0C8"/>
            <w:noWrap/>
            <w:vAlign w:val="bottom"/>
            <w:hideMark/>
          </w:tcPr>
          <w:p w14:paraId="71555D88"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000000" w:fill="C1F0C8"/>
            <w:noWrap/>
            <w:vAlign w:val="bottom"/>
            <w:hideMark/>
          </w:tcPr>
          <w:p w14:paraId="72F21733"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000000" w:fill="C1F0C8"/>
            <w:noWrap/>
            <w:vAlign w:val="bottom"/>
            <w:hideMark/>
          </w:tcPr>
          <w:p w14:paraId="4C70F5D7"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c>
          <w:tcPr>
            <w:tcW w:w="1200" w:type="dxa"/>
            <w:tcBorders>
              <w:top w:val="nil"/>
              <w:left w:val="nil"/>
              <w:bottom w:val="single" w:sz="4" w:space="0" w:color="auto"/>
              <w:right w:val="single" w:sz="4" w:space="0" w:color="auto"/>
            </w:tcBorders>
            <w:shd w:val="clear" w:color="000000" w:fill="C1F0C8"/>
            <w:noWrap/>
            <w:vAlign w:val="bottom"/>
            <w:hideMark/>
          </w:tcPr>
          <w:p w14:paraId="24940BC1"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1800</w:t>
            </w:r>
          </w:p>
        </w:tc>
      </w:tr>
      <w:tr w:rsidR="00AA3FE2" w:rsidRPr="00AA3FE2" w14:paraId="71C56E91"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623A6160"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FLUJO DE CAJA</w:t>
            </w:r>
          </w:p>
        </w:tc>
        <w:tc>
          <w:tcPr>
            <w:tcW w:w="1200" w:type="dxa"/>
            <w:tcBorders>
              <w:top w:val="nil"/>
              <w:left w:val="nil"/>
              <w:bottom w:val="single" w:sz="4" w:space="0" w:color="auto"/>
              <w:right w:val="single" w:sz="4" w:space="0" w:color="auto"/>
            </w:tcBorders>
            <w:shd w:val="clear" w:color="auto" w:fill="auto"/>
            <w:noWrap/>
            <w:vAlign w:val="bottom"/>
            <w:hideMark/>
          </w:tcPr>
          <w:p w14:paraId="74B696DC"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-15790</w:t>
            </w:r>
          </w:p>
        </w:tc>
        <w:tc>
          <w:tcPr>
            <w:tcW w:w="1200" w:type="dxa"/>
            <w:tcBorders>
              <w:top w:val="nil"/>
              <w:left w:val="nil"/>
              <w:bottom w:val="single" w:sz="4" w:space="0" w:color="auto"/>
              <w:right w:val="single" w:sz="4" w:space="0" w:color="auto"/>
            </w:tcBorders>
            <w:shd w:val="clear" w:color="auto" w:fill="auto"/>
            <w:noWrap/>
            <w:vAlign w:val="bottom"/>
            <w:hideMark/>
          </w:tcPr>
          <w:p w14:paraId="1BC660D9"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7900</w:t>
            </w:r>
          </w:p>
        </w:tc>
        <w:tc>
          <w:tcPr>
            <w:tcW w:w="1200" w:type="dxa"/>
            <w:tcBorders>
              <w:top w:val="nil"/>
              <w:left w:val="nil"/>
              <w:bottom w:val="single" w:sz="4" w:space="0" w:color="auto"/>
              <w:right w:val="single" w:sz="4" w:space="0" w:color="auto"/>
            </w:tcBorders>
            <w:shd w:val="clear" w:color="auto" w:fill="auto"/>
            <w:noWrap/>
            <w:vAlign w:val="bottom"/>
            <w:hideMark/>
          </w:tcPr>
          <w:p w14:paraId="247E201A"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7900</w:t>
            </w:r>
          </w:p>
        </w:tc>
        <w:tc>
          <w:tcPr>
            <w:tcW w:w="1200" w:type="dxa"/>
            <w:tcBorders>
              <w:top w:val="nil"/>
              <w:left w:val="nil"/>
              <w:bottom w:val="single" w:sz="4" w:space="0" w:color="auto"/>
              <w:right w:val="single" w:sz="4" w:space="0" w:color="auto"/>
            </w:tcBorders>
            <w:shd w:val="clear" w:color="auto" w:fill="auto"/>
            <w:noWrap/>
            <w:vAlign w:val="bottom"/>
            <w:hideMark/>
          </w:tcPr>
          <w:p w14:paraId="15A252ED"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7900</w:t>
            </w:r>
          </w:p>
        </w:tc>
        <w:tc>
          <w:tcPr>
            <w:tcW w:w="1200" w:type="dxa"/>
            <w:tcBorders>
              <w:top w:val="nil"/>
              <w:left w:val="nil"/>
              <w:bottom w:val="single" w:sz="4" w:space="0" w:color="auto"/>
              <w:right w:val="single" w:sz="4" w:space="0" w:color="auto"/>
            </w:tcBorders>
            <w:shd w:val="clear" w:color="auto" w:fill="auto"/>
            <w:noWrap/>
            <w:vAlign w:val="bottom"/>
            <w:hideMark/>
          </w:tcPr>
          <w:p w14:paraId="0F53FA89"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7900</w:t>
            </w:r>
          </w:p>
        </w:tc>
        <w:tc>
          <w:tcPr>
            <w:tcW w:w="1200" w:type="dxa"/>
            <w:tcBorders>
              <w:top w:val="nil"/>
              <w:left w:val="nil"/>
              <w:bottom w:val="single" w:sz="4" w:space="0" w:color="auto"/>
              <w:right w:val="single" w:sz="4" w:space="0" w:color="auto"/>
            </w:tcBorders>
            <w:shd w:val="clear" w:color="auto" w:fill="auto"/>
            <w:noWrap/>
            <w:vAlign w:val="bottom"/>
            <w:hideMark/>
          </w:tcPr>
          <w:p w14:paraId="23BF023C"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7900</w:t>
            </w:r>
          </w:p>
        </w:tc>
      </w:tr>
      <w:tr w:rsidR="00AA3FE2" w:rsidRPr="00AA3FE2" w14:paraId="792D4ADC"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3E2FA869"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VAN</w:t>
            </w:r>
          </w:p>
        </w:tc>
        <w:tc>
          <w:tcPr>
            <w:tcW w:w="1200" w:type="dxa"/>
            <w:tcBorders>
              <w:top w:val="nil"/>
              <w:left w:val="nil"/>
              <w:bottom w:val="single" w:sz="4" w:space="0" w:color="auto"/>
              <w:right w:val="single" w:sz="4" w:space="0" w:color="auto"/>
            </w:tcBorders>
            <w:shd w:val="clear" w:color="auto" w:fill="auto"/>
            <w:noWrap/>
            <w:vAlign w:val="bottom"/>
            <w:hideMark/>
          </w:tcPr>
          <w:p w14:paraId="455CA82C"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14157,22</w:t>
            </w:r>
          </w:p>
        </w:tc>
        <w:tc>
          <w:tcPr>
            <w:tcW w:w="1200" w:type="dxa"/>
            <w:tcBorders>
              <w:top w:val="nil"/>
              <w:left w:val="nil"/>
              <w:bottom w:val="nil"/>
              <w:right w:val="nil"/>
            </w:tcBorders>
            <w:shd w:val="clear" w:color="auto" w:fill="auto"/>
            <w:noWrap/>
            <w:vAlign w:val="bottom"/>
            <w:hideMark/>
          </w:tcPr>
          <w:p w14:paraId="0EAC8CA2"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 xml:space="preserve"> </w:t>
            </w:r>
          </w:p>
        </w:tc>
        <w:tc>
          <w:tcPr>
            <w:tcW w:w="1200" w:type="dxa"/>
            <w:tcBorders>
              <w:top w:val="nil"/>
              <w:left w:val="nil"/>
              <w:bottom w:val="nil"/>
              <w:right w:val="nil"/>
            </w:tcBorders>
            <w:shd w:val="clear" w:color="auto" w:fill="auto"/>
            <w:noWrap/>
            <w:vAlign w:val="bottom"/>
            <w:hideMark/>
          </w:tcPr>
          <w:p w14:paraId="0C9BE4DE"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p>
        </w:tc>
        <w:tc>
          <w:tcPr>
            <w:tcW w:w="1200" w:type="dxa"/>
            <w:tcBorders>
              <w:top w:val="nil"/>
              <w:left w:val="nil"/>
              <w:bottom w:val="nil"/>
              <w:right w:val="nil"/>
            </w:tcBorders>
            <w:shd w:val="clear" w:color="auto" w:fill="auto"/>
            <w:noWrap/>
            <w:vAlign w:val="bottom"/>
            <w:hideMark/>
          </w:tcPr>
          <w:p w14:paraId="53A7CD19" w14:textId="77777777" w:rsidR="00AA3FE2" w:rsidRPr="00AA3FE2" w:rsidRDefault="00AA3FE2" w:rsidP="00AA3FE2">
            <w:pPr>
              <w:spacing w:after="0" w:line="240" w:lineRule="auto"/>
              <w:rPr>
                <w:rFonts w:ascii="Times New Roman" w:eastAsia="Times New Roman" w:hAnsi="Times New Roman" w:cs="Times New Roman"/>
                <w:kern w:val="0"/>
                <w:sz w:val="20"/>
                <w:szCs w:val="20"/>
                <w:lang w:eastAsia="es-ES"/>
                <w14:ligatures w14:val="none"/>
              </w:rPr>
            </w:pPr>
          </w:p>
        </w:tc>
        <w:tc>
          <w:tcPr>
            <w:tcW w:w="1200" w:type="dxa"/>
            <w:tcBorders>
              <w:top w:val="nil"/>
              <w:left w:val="nil"/>
              <w:bottom w:val="nil"/>
              <w:right w:val="nil"/>
            </w:tcBorders>
            <w:shd w:val="clear" w:color="auto" w:fill="auto"/>
            <w:noWrap/>
            <w:vAlign w:val="bottom"/>
            <w:hideMark/>
          </w:tcPr>
          <w:p w14:paraId="6774179D" w14:textId="77777777" w:rsidR="00AA3FE2" w:rsidRPr="00AA3FE2" w:rsidRDefault="00AA3FE2" w:rsidP="00AA3FE2">
            <w:pPr>
              <w:spacing w:after="0" w:line="240" w:lineRule="auto"/>
              <w:rPr>
                <w:rFonts w:ascii="Times New Roman" w:eastAsia="Times New Roman" w:hAnsi="Times New Roman" w:cs="Times New Roman"/>
                <w:kern w:val="0"/>
                <w:sz w:val="20"/>
                <w:szCs w:val="20"/>
                <w:lang w:eastAsia="es-ES"/>
                <w14:ligatures w14:val="none"/>
              </w:rPr>
            </w:pPr>
          </w:p>
        </w:tc>
        <w:tc>
          <w:tcPr>
            <w:tcW w:w="1200" w:type="dxa"/>
            <w:tcBorders>
              <w:top w:val="nil"/>
              <w:left w:val="nil"/>
              <w:bottom w:val="nil"/>
              <w:right w:val="nil"/>
            </w:tcBorders>
            <w:shd w:val="clear" w:color="auto" w:fill="auto"/>
            <w:noWrap/>
            <w:vAlign w:val="bottom"/>
            <w:hideMark/>
          </w:tcPr>
          <w:p w14:paraId="6BBAD293" w14:textId="77777777" w:rsidR="00AA3FE2" w:rsidRPr="00AA3FE2" w:rsidRDefault="00AA3FE2" w:rsidP="00AA3FE2">
            <w:pPr>
              <w:spacing w:after="0" w:line="240" w:lineRule="auto"/>
              <w:rPr>
                <w:rFonts w:ascii="Times New Roman" w:eastAsia="Times New Roman" w:hAnsi="Times New Roman" w:cs="Times New Roman"/>
                <w:kern w:val="0"/>
                <w:sz w:val="20"/>
                <w:szCs w:val="20"/>
                <w:lang w:eastAsia="es-ES"/>
                <w14:ligatures w14:val="none"/>
              </w:rPr>
            </w:pPr>
          </w:p>
        </w:tc>
      </w:tr>
      <w:tr w:rsidR="00AA3FE2" w:rsidRPr="00AA3FE2" w14:paraId="165155F6" w14:textId="77777777" w:rsidTr="00AA3FE2">
        <w:trPr>
          <w:trHeight w:val="29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599DC4B2" w14:textId="77777777" w:rsidR="00AA3FE2" w:rsidRPr="00AA3FE2" w:rsidRDefault="00AA3FE2" w:rsidP="00AA3FE2">
            <w:pPr>
              <w:spacing w:after="0" w:line="240" w:lineRule="auto"/>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TIR</w:t>
            </w:r>
          </w:p>
        </w:tc>
        <w:tc>
          <w:tcPr>
            <w:tcW w:w="1200" w:type="dxa"/>
            <w:tcBorders>
              <w:top w:val="nil"/>
              <w:left w:val="nil"/>
              <w:bottom w:val="single" w:sz="4" w:space="0" w:color="auto"/>
              <w:right w:val="single" w:sz="4" w:space="0" w:color="auto"/>
            </w:tcBorders>
            <w:shd w:val="clear" w:color="auto" w:fill="auto"/>
            <w:noWrap/>
            <w:vAlign w:val="bottom"/>
            <w:hideMark/>
          </w:tcPr>
          <w:p w14:paraId="148FB45D"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r w:rsidRPr="00AA3FE2">
              <w:rPr>
                <w:rFonts w:ascii="Aptos Narrow" w:eastAsia="Times New Roman" w:hAnsi="Aptos Narrow" w:cs="Times New Roman"/>
                <w:color w:val="000000"/>
                <w:kern w:val="0"/>
                <w:lang w:eastAsia="es-ES"/>
                <w14:ligatures w14:val="none"/>
              </w:rPr>
              <w:t>41%</w:t>
            </w:r>
          </w:p>
        </w:tc>
        <w:tc>
          <w:tcPr>
            <w:tcW w:w="1200" w:type="dxa"/>
            <w:tcBorders>
              <w:top w:val="nil"/>
              <w:left w:val="nil"/>
              <w:bottom w:val="nil"/>
              <w:right w:val="nil"/>
            </w:tcBorders>
            <w:shd w:val="clear" w:color="auto" w:fill="auto"/>
            <w:noWrap/>
            <w:vAlign w:val="bottom"/>
            <w:hideMark/>
          </w:tcPr>
          <w:p w14:paraId="68070323" w14:textId="77777777" w:rsidR="00AA3FE2" w:rsidRPr="00AA3FE2" w:rsidRDefault="00AA3FE2" w:rsidP="00AA3FE2">
            <w:pPr>
              <w:spacing w:after="0" w:line="240" w:lineRule="auto"/>
              <w:jc w:val="right"/>
              <w:rPr>
                <w:rFonts w:ascii="Aptos Narrow" w:eastAsia="Times New Roman" w:hAnsi="Aptos Narrow" w:cs="Times New Roman"/>
                <w:color w:val="000000"/>
                <w:kern w:val="0"/>
                <w:lang w:eastAsia="es-ES"/>
                <w14:ligatures w14:val="none"/>
              </w:rPr>
            </w:pPr>
          </w:p>
        </w:tc>
        <w:tc>
          <w:tcPr>
            <w:tcW w:w="1200" w:type="dxa"/>
            <w:tcBorders>
              <w:top w:val="nil"/>
              <w:left w:val="nil"/>
              <w:bottom w:val="nil"/>
              <w:right w:val="nil"/>
            </w:tcBorders>
            <w:shd w:val="clear" w:color="auto" w:fill="auto"/>
            <w:noWrap/>
            <w:vAlign w:val="bottom"/>
            <w:hideMark/>
          </w:tcPr>
          <w:p w14:paraId="70104E1F" w14:textId="77777777" w:rsidR="00AA3FE2" w:rsidRPr="00AA3FE2" w:rsidRDefault="00AA3FE2" w:rsidP="00AA3FE2">
            <w:pPr>
              <w:spacing w:after="0" w:line="240" w:lineRule="auto"/>
              <w:rPr>
                <w:rFonts w:ascii="Times New Roman" w:eastAsia="Times New Roman" w:hAnsi="Times New Roman" w:cs="Times New Roman"/>
                <w:kern w:val="0"/>
                <w:sz w:val="20"/>
                <w:szCs w:val="20"/>
                <w:lang w:eastAsia="es-ES"/>
                <w14:ligatures w14:val="none"/>
              </w:rPr>
            </w:pPr>
          </w:p>
        </w:tc>
        <w:tc>
          <w:tcPr>
            <w:tcW w:w="1200" w:type="dxa"/>
            <w:tcBorders>
              <w:top w:val="nil"/>
              <w:left w:val="nil"/>
              <w:bottom w:val="nil"/>
              <w:right w:val="nil"/>
            </w:tcBorders>
            <w:shd w:val="clear" w:color="auto" w:fill="auto"/>
            <w:noWrap/>
            <w:vAlign w:val="bottom"/>
            <w:hideMark/>
          </w:tcPr>
          <w:p w14:paraId="3C91F77E" w14:textId="77777777" w:rsidR="00AA3FE2" w:rsidRPr="00AA3FE2" w:rsidRDefault="00AA3FE2" w:rsidP="00AA3FE2">
            <w:pPr>
              <w:spacing w:after="0" w:line="240" w:lineRule="auto"/>
              <w:rPr>
                <w:rFonts w:ascii="Times New Roman" w:eastAsia="Times New Roman" w:hAnsi="Times New Roman" w:cs="Times New Roman"/>
                <w:kern w:val="0"/>
                <w:sz w:val="20"/>
                <w:szCs w:val="20"/>
                <w:lang w:eastAsia="es-ES"/>
                <w14:ligatures w14:val="none"/>
              </w:rPr>
            </w:pPr>
          </w:p>
        </w:tc>
        <w:tc>
          <w:tcPr>
            <w:tcW w:w="1200" w:type="dxa"/>
            <w:tcBorders>
              <w:top w:val="nil"/>
              <w:left w:val="nil"/>
              <w:bottom w:val="nil"/>
              <w:right w:val="nil"/>
            </w:tcBorders>
            <w:shd w:val="clear" w:color="auto" w:fill="auto"/>
            <w:noWrap/>
            <w:vAlign w:val="bottom"/>
            <w:hideMark/>
          </w:tcPr>
          <w:p w14:paraId="46D07CE8" w14:textId="77777777" w:rsidR="00AA3FE2" w:rsidRPr="00AA3FE2" w:rsidRDefault="00AA3FE2" w:rsidP="00AA3FE2">
            <w:pPr>
              <w:spacing w:after="0" w:line="240" w:lineRule="auto"/>
              <w:rPr>
                <w:rFonts w:ascii="Times New Roman" w:eastAsia="Times New Roman" w:hAnsi="Times New Roman" w:cs="Times New Roman"/>
                <w:kern w:val="0"/>
                <w:sz w:val="20"/>
                <w:szCs w:val="20"/>
                <w:lang w:eastAsia="es-ES"/>
                <w14:ligatures w14:val="none"/>
              </w:rPr>
            </w:pPr>
          </w:p>
        </w:tc>
        <w:tc>
          <w:tcPr>
            <w:tcW w:w="1200" w:type="dxa"/>
            <w:tcBorders>
              <w:top w:val="nil"/>
              <w:left w:val="nil"/>
              <w:bottom w:val="nil"/>
              <w:right w:val="nil"/>
            </w:tcBorders>
            <w:shd w:val="clear" w:color="auto" w:fill="auto"/>
            <w:noWrap/>
            <w:vAlign w:val="bottom"/>
            <w:hideMark/>
          </w:tcPr>
          <w:p w14:paraId="4754ABD8" w14:textId="77777777" w:rsidR="00AA3FE2" w:rsidRPr="00AA3FE2" w:rsidRDefault="00AA3FE2" w:rsidP="00AA3FE2">
            <w:pPr>
              <w:spacing w:after="0" w:line="240" w:lineRule="auto"/>
              <w:rPr>
                <w:rFonts w:ascii="Times New Roman" w:eastAsia="Times New Roman" w:hAnsi="Times New Roman" w:cs="Times New Roman"/>
                <w:kern w:val="0"/>
                <w:sz w:val="20"/>
                <w:szCs w:val="20"/>
                <w:lang w:eastAsia="es-ES"/>
                <w14:ligatures w14:val="none"/>
              </w:rPr>
            </w:pPr>
          </w:p>
        </w:tc>
      </w:tr>
    </w:tbl>
    <w:p w14:paraId="624185B7" w14:textId="77777777" w:rsidR="004F65CF" w:rsidRDefault="004F65CF" w:rsidP="0070349E">
      <w:pPr>
        <w:rPr>
          <w:rFonts w:ascii="Arial" w:hAnsi="Arial" w:cs="Arial"/>
          <w:b/>
          <w:bCs/>
          <w:sz w:val="24"/>
          <w:szCs w:val="24"/>
        </w:rPr>
      </w:pPr>
    </w:p>
    <w:p w14:paraId="56D59BB7" w14:textId="77777777" w:rsidR="00AA3FE2" w:rsidRPr="00BD62C4" w:rsidRDefault="00AA3FE2" w:rsidP="0070349E">
      <w:pPr>
        <w:rPr>
          <w:rFonts w:ascii="Arial" w:hAnsi="Arial" w:cs="Arial"/>
          <w:b/>
          <w:bCs/>
          <w:sz w:val="24"/>
          <w:szCs w:val="24"/>
        </w:rPr>
      </w:pPr>
    </w:p>
    <w:p w14:paraId="37D9FBBF" w14:textId="483A0CEE" w:rsidR="004F65CF" w:rsidRDefault="00A661DD" w:rsidP="0070349E">
      <w:pPr>
        <w:rPr>
          <w:rFonts w:ascii="Arial" w:hAnsi="Arial" w:cs="Arial"/>
          <w:b/>
          <w:bCs/>
        </w:rPr>
      </w:pPr>
      <w:r w:rsidRPr="00A661DD">
        <w:rPr>
          <w:rFonts w:ascii="Arial" w:hAnsi="Arial" w:cs="Arial"/>
          <w:b/>
          <w:bCs/>
        </w:rPr>
        <w:lastRenderedPageBreak/>
        <w:t>Resultados</w:t>
      </w:r>
      <w:r w:rsidR="002B47E1">
        <w:rPr>
          <w:rFonts w:ascii="Arial" w:hAnsi="Arial" w:cs="Arial"/>
          <w:b/>
          <w:bCs/>
        </w:rPr>
        <w:t>:</w:t>
      </w:r>
    </w:p>
    <w:p w14:paraId="314FF7B6" w14:textId="56538EE9" w:rsidR="002B47E1" w:rsidRPr="00A661DD" w:rsidRDefault="002B47E1" w:rsidP="0070349E">
      <w:pPr>
        <w:rPr>
          <w:rFonts w:ascii="Arial" w:hAnsi="Arial" w:cs="Arial"/>
          <w:b/>
          <w:bCs/>
        </w:rPr>
      </w:pPr>
      <w:r>
        <w:rPr>
          <w:rFonts w:ascii="Arial" w:hAnsi="Arial" w:cs="Arial"/>
          <w:b/>
          <w:bCs/>
        </w:rPr>
        <w:t xml:space="preserve">Valor Actual Neto (VAN): </w:t>
      </w:r>
      <w:r w:rsidR="00842FBC" w:rsidRPr="00D64E3E">
        <w:rPr>
          <w:rFonts w:ascii="Arial" w:hAnsi="Arial" w:cs="Arial"/>
        </w:rPr>
        <w:t>El valor calculado de la VAN es</w:t>
      </w:r>
      <w:r w:rsidR="0092689E">
        <w:rPr>
          <w:rFonts w:ascii="Arial" w:hAnsi="Arial" w:cs="Arial"/>
        </w:rPr>
        <w:t xml:space="preserve"> positiva</w:t>
      </w:r>
      <w:r w:rsidR="00842FBC" w:rsidRPr="00D64E3E">
        <w:rPr>
          <w:rFonts w:ascii="Arial" w:hAnsi="Arial" w:cs="Arial"/>
        </w:rPr>
        <w:t xml:space="preserve"> </w:t>
      </w:r>
      <w:r w:rsidR="004759AC">
        <w:rPr>
          <w:rFonts w:ascii="Arial" w:hAnsi="Arial" w:cs="Arial"/>
        </w:rPr>
        <w:t>con</w:t>
      </w:r>
      <w:r w:rsidR="00842FBC" w:rsidRPr="00D64E3E">
        <w:rPr>
          <w:rFonts w:ascii="Arial" w:hAnsi="Arial" w:cs="Arial"/>
        </w:rPr>
        <w:t xml:space="preserve"> $ 14,</w:t>
      </w:r>
      <w:r w:rsidR="00372571" w:rsidRPr="00D64E3E">
        <w:rPr>
          <w:rFonts w:ascii="Arial" w:hAnsi="Arial" w:cs="Arial"/>
        </w:rPr>
        <w:t>157</w:t>
      </w:r>
      <w:r w:rsidR="005944A5" w:rsidRPr="00D64E3E">
        <w:rPr>
          <w:rFonts w:ascii="Arial" w:hAnsi="Arial" w:cs="Arial"/>
        </w:rPr>
        <w:t>.22</w:t>
      </w:r>
      <w:r w:rsidR="005944A5">
        <w:rPr>
          <w:rFonts w:ascii="Arial" w:hAnsi="Arial" w:cs="Arial"/>
          <w:b/>
          <w:bCs/>
        </w:rPr>
        <w:t xml:space="preserve"> </w:t>
      </w:r>
      <w:r w:rsidR="0087332E" w:rsidRPr="0087332E">
        <w:rPr>
          <w:rFonts w:ascii="Arial" w:hAnsi="Arial" w:cs="Arial"/>
        </w:rPr>
        <w:t>indica</w:t>
      </w:r>
      <w:r w:rsidR="004759AC">
        <w:rPr>
          <w:rFonts w:ascii="Arial" w:hAnsi="Arial" w:cs="Arial"/>
        </w:rPr>
        <w:t>ndo</w:t>
      </w:r>
      <w:r w:rsidR="0087332E" w:rsidRPr="0087332E">
        <w:rPr>
          <w:rFonts w:ascii="Arial" w:hAnsi="Arial" w:cs="Arial"/>
        </w:rPr>
        <w:t xml:space="preserve"> que el proyecto es rentable.</w:t>
      </w:r>
    </w:p>
    <w:p w14:paraId="2FD37C42" w14:textId="3C9F89D1" w:rsidR="004F65CF" w:rsidRPr="00812379" w:rsidRDefault="004759AC" w:rsidP="0070349E">
      <w:pPr>
        <w:rPr>
          <w:rFonts w:ascii="Arial" w:hAnsi="Arial" w:cs="Arial"/>
        </w:rPr>
      </w:pPr>
      <w:r w:rsidRPr="00812379">
        <w:rPr>
          <w:rFonts w:ascii="Arial" w:hAnsi="Arial" w:cs="Arial"/>
          <w:b/>
          <w:bCs/>
        </w:rPr>
        <w:t xml:space="preserve">Tasa Interna de Retorno (TIR): </w:t>
      </w:r>
      <w:r w:rsidR="0004156B" w:rsidRPr="00812379">
        <w:rPr>
          <w:rFonts w:ascii="Arial" w:hAnsi="Arial" w:cs="Arial"/>
        </w:rPr>
        <w:t>El</w:t>
      </w:r>
      <w:r w:rsidR="0044794B" w:rsidRPr="00812379">
        <w:rPr>
          <w:rFonts w:ascii="Arial" w:hAnsi="Arial" w:cs="Arial"/>
        </w:rPr>
        <w:t xml:space="preserve"> </w:t>
      </w:r>
      <w:r w:rsidR="00FC5F54" w:rsidRPr="00812379">
        <w:rPr>
          <w:rFonts w:ascii="Arial" w:hAnsi="Arial" w:cs="Arial"/>
        </w:rPr>
        <w:t>cálculo</w:t>
      </w:r>
      <w:r w:rsidR="0044794B" w:rsidRPr="00812379">
        <w:rPr>
          <w:rFonts w:ascii="Arial" w:hAnsi="Arial" w:cs="Arial"/>
        </w:rPr>
        <w:t xml:space="preserve"> de TIR es del 41% </w:t>
      </w:r>
      <w:r w:rsidR="00C81C84" w:rsidRPr="00812379">
        <w:rPr>
          <w:rFonts w:ascii="Arial" w:hAnsi="Arial" w:cs="Arial"/>
        </w:rPr>
        <w:t xml:space="preserve">sugiere que el proyecto tiene una </w:t>
      </w:r>
      <w:r w:rsidR="00FC5F54" w:rsidRPr="00812379">
        <w:rPr>
          <w:rFonts w:ascii="Arial" w:hAnsi="Arial" w:cs="Arial"/>
        </w:rPr>
        <w:t xml:space="preserve">alta rentabilidad </w:t>
      </w:r>
      <w:r w:rsidR="003C0E51" w:rsidRPr="00812379">
        <w:rPr>
          <w:rFonts w:ascii="Arial" w:hAnsi="Arial" w:cs="Arial"/>
        </w:rPr>
        <w:t>superando la tasa de descuento</w:t>
      </w:r>
      <w:r w:rsidR="00812379" w:rsidRPr="00812379">
        <w:rPr>
          <w:rFonts w:ascii="Arial" w:hAnsi="Arial" w:cs="Arial"/>
        </w:rPr>
        <w:t xml:space="preserve"> del 10%</w:t>
      </w:r>
    </w:p>
    <w:p w14:paraId="05D5EB72" w14:textId="77777777" w:rsidR="004F65CF" w:rsidRPr="00BD62C4" w:rsidRDefault="004F65CF" w:rsidP="0070349E">
      <w:pPr>
        <w:rPr>
          <w:rFonts w:ascii="Arial" w:hAnsi="Arial" w:cs="Arial"/>
          <w:b/>
          <w:bCs/>
          <w:sz w:val="24"/>
          <w:szCs w:val="24"/>
        </w:rPr>
      </w:pPr>
    </w:p>
    <w:p w14:paraId="3B2A9039" w14:textId="77777777" w:rsidR="004F65CF" w:rsidRPr="00BD62C4" w:rsidRDefault="004F65CF" w:rsidP="0070349E">
      <w:pPr>
        <w:rPr>
          <w:rFonts w:ascii="Arial" w:hAnsi="Arial" w:cs="Arial"/>
          <w:b/>
          <w:bCs/>
          <w:sz w:val="24"/>
          <w:szCs w:val="24"/>
        </w:rPr>
      </w:pPr>
    </w:p>
    <w:p w14:paraId="6D80474A" w14:textId="77777777" w:rsidR="004F65CF" w:rsidRPr="00BD62C4" w:rsidRDefault="004F65CF" w:rsidP="0070349E">
      <w:pPr>
        <w:rPr>
          <w:rFonts w:ascii="Arial" w:hAnsi="Arial" w:cs="Arial"/>
          <w:b/>
          <w:bCs/>
          <w:sz w:val="24"/>
          <w:szCs w:val="24"/>
        </w:rPr>
      </w:pPr>
    </w:p>
    <w:p w14:paraId="2CC7BE77" w14:textId="77777777" w:rsidR="004F65CF" w:rsidRPr="00BD62C4" w:rsidRDefault="004F65CF" w:rsidP="0070349E">
      <w:pPr>
        <w:rPr>
          <w:rFonts w:ascii="Arial" w:hAnsi="Arial" w:cs="Arial"/>
          <w:b/>
          <w:bCs/>
          <w:sz w:val="24"/>
          <w:szCs w:val="24"/>
        </w:rPr>
      </w:pPr>
    </w:p>
    <w:p w14:paraId="63E4D53F" w14:textId="77777777" w:rsidR="004F65CF" w:rsidRPr="00BD62C4" w:rsidRDefault="004F65CF" w:rsidP="0070349E">
      <w:pPr>
        <w:rPr>
          <w:rFonts w:ascii="Arial" w:hAnsi="Arial" w:cs="Arial"/>
          <w:b/>
          <w:bCs/>
          <w:sz w:val="24"/>
          <w:szCs w:val="24"/>
        </w:rPr>
      </w:pPr>
    </w:p>
    <w:p w14:paraId="0DEFFBD0" w14:textId="77777777" w:rsidR="004F65CF" w:rsidRPr="00BD62C4" w:rsidRDefault="004F65CF" w:rsidP="0070349E">
      <w:pPr>
        <w:rPr>
          <w:rFonts w:ascii="Arial" w:hAnsi="Arial" w:cs="Arial"/>
          <w:b/>
          <w:bCs/>
          <w:sz w:val="24"/>
          <w:szCs w:val="24"/>
        </w:rPr>
      </w:pPr>
    </w:p>
    <w:p w14:paraId="5FEA6645" w14:textId="77777777" w:rsidR="004F65CF" w:rsidRPr="00BD62C4" w:rsidRDefault="004F65CF" w:rsidP="0070349E">
      <w:pPr>
        <w:rPr>
          <w:rFonts w:ascii="Arial" w:hAnsi="Arial" w:cs="Arial"/>
          <w:b/>
          <w:bCs/>
          <w:sz w:val="24"/>
          <w:szCs w:val="24"/>
        </w:rPr>
      </w:pPr>
    </w:p>
    <w:p w14:paraId="5AD1D36B" w14:textId="77777777" w:rsidR="004F65CF" w:rsidRPr="00BD62C4" w:rsidRDefault="004F65CF" w:rsidP="0070349E">
      <w:pPr>
        <w:rPr>
          <w:rFonts w:ascii="Arial" w:hAnsi="Arial" w:cs="Arial"/>
          <w:b/>
          <w:bCs/>
          <w:sz w:val="24"/>
          <w:szCs w:val="24"/>
        </w:rPr>
      </w:pPr>
    </w:p>
    <w:p w14:paraId="7C6DEC26" w14:textId="77777777" w:rsidR="00FF215F" w:rsidRPr="00BD62C4" w:rsidRDefault="00FF215F" w:rsidP="00AC251B">
      <w:pPr>
        <w:rPr>
          <w:rFonts w:ascii="Arial" w:hAnsi="Arial" w:cs="Arial"/>
          <w:b/>
          <w:bCs/>
          <w:sz w:val="24"/>
          <w:szCs w:val="24"/>
        </w:rPr>
      </w:pPr>
    </w:p>
    <w:p w14:paraId="5291CB93" w14:textId="77777777" w:rsidR="00AC251B" w:rsidRDefault="00AC251B" w:rsidP="00AC251B">
      <w:pPr>
        <w:rPr>
          <w:rFonts w:ascii="Arial" w:hAnsi="Arial" w:cs="Arial"/>
          <w:b/>
          <w:bCs/>
          <w:sz w:val="24"/>
          <w:szCs w:val="24"/>
        </w:rPr>
      </w:pPr>
    </w:p>
    <w:p w14:paraId="1D7D1954" w14:textId="77777777" w:rsidR="00812379" w:rsidRDefault="00812379" w:rsidP="00AC251B">
      <w:pPr>
        <w:rPr>
          <w:rFonts w:ascii="Arial" w:hAnsi="Arial" w:cs="Arial"/>
          <w:b/>
          <w:bCs/>
          <w:sz w:val="24"/>
          <w:szCs w:val="24"/>
        </w:rPr>
      </w:pPr>
    </w:p>
    <w:p w14:paraId="61A05D02" w14:textId="77777777" w:rsidR="00812379" w:rsidRDefault="00812379" w:rsidP="00AC251B">
      <w:pPr>
        <w:rPr>
          <w:rFonts w:ascii="Arial" w:hAnsi="Arial" w:cs="Arial"/>
          <w:b/>
          <w:bCs/>
          <w:sz w:val="24"/>
          <w:szCs w:val="24"/>
        </w:rPr>
      </w:pPr>
    </w:p>
    <w:p w14:paraId="52FC89E1" w14:textId="77777777" w:rsidR="00812379" w:rsidRDefault="00812379" w:rsidP="00AC251B">
      <w:pPr>
        <w:rPr>
          <w:rFonts w:ascii="Arial" w:hAnsi="Arial" w:cs="Arial"/>
          <w:b/>
          <w:bCs/>
          <w:sz w:val="24"/>
          <w:szCs w:val="24"/>
        </w:rPr>
      </w:pPr>
    </w:p>
    <w:p w14:paraId="35E63318" w14:textId="77777777" w:rsidR="00812379" w:rsidRDefault="00812379" w:rsidP="00AC251B">
      <w:pPr>
        <w:rPr>
          <w:rFonts w:ascii="Arial" w:hAnsi="Arial" w:cs="Arial"/>
          <w:b/>
          <w:bCs/>
          <w:sz w:val="24"/>
          <w:szCs w:val="24"/>
        </w:rPr>
      </w:pPr>
    </w:p>
    <w:p w14:paraId="2FF19CB7" w14:textId="77777777" w:rsidR="00812379" w:rsidRDefault="00812379" w:rsidP="00AC251B">
      <w:pPr>
        <w:rPr>
          <w:rFonts w:ascii="Arial" w:hAnsi="Arial" w:cs="Arial"/>
          <w:b/>
          <w:bCs/>
          <w:sz w:val="24"/>
          <w:szCs w:val="24"/>
        </w:rPr>
      </w:pPr>
    </w:p>
    <w:p w14:paraId="57E7B489" w14:textId="77777777" w:rsidR="00812379" w:rsidRDefault="00812379" w:rsidP="00AC251B">
      <w:pPr>
        <w:rPr>
          <w:rFonts w:ascii="Arial" w:hAnsi="Arial" w:cs="Arial"/>
          <w:b/>
          <w:bCs/>
          <w:sz w:val="24"/>
          <w:szCs w:val="24"/>
        </w:rPr>
      </w:pPr>
    </w:p>
    <w:p w14:paraId="4BFEFD65" w14:textId="77777777" w:rsidR="00812379" w:rsidRDefault="00812379" w:rsidP="00AC251B">
      <w:pPr>
        <w:rPr>
          <w:rFonts w:ascii="Arial" w:hAnsi="Arial" w:cs="Arial"/>
          <w:b/>
          <w:bCs/>
          <w:sz w:val="24"/>
          <w:szCs w:val="24"/>
        </w:rPr>
      </w:pPr>
    </w:p>
    <w:p w14:paraId="4AF660F9" w14:textId="77777777" w:rsidR="00812379" w:rsidRDefault="00812379" w:rsidP="00AC251B">
      <w:pPr>
        <w:rPr>
          <w:rFonts w:ascii="Arial" w:hAnsi="Arial" w:cs="Arial"/>
          <w:b/>
          <w:bCs/>
          <w:sz w:val="24"/>
          <w:szCs w:val="24"/>
        </w:rPr>
      </w:pPr>
    </w:p>
    <w:p w14:paraId="513A7C1F" w14:textId="77777777" w:rsidR="00812379" w:rsidRDefault="00812379" w:rsidP="00AC251B">
      <w:pPr>
        <w:rPr>
          <w:rFonts w:ascii="Arial" w:hAnsi="Arial" w:cs="Arial"/>
          <w:b/>
          <w:bCs/>
          <w:sz w:val="24"/>
          <w:szCs w:val="24"/>
        </w:rPr>
      </w:pPr>
    </w:p>
    <w:p w14:paraId="043599AB" w14:textId="77777777" w:rsidR="00812379" w:rsidRDefault="00812379" w:rsidP="00AC251B">
      <w:pPr>
        <w:rPr>
          <w:rFonts w:ascii="Arial" w:hAnsi="Arial" w:cs="Arial"/>
          <w:b/>
          <w:bCs/>
          <w:sz w:val="24"/>
          <w:szCs w:val="24"/>
        </w:rPr>
      </w:pPr>
    </w:p>
    <w:p w14:paraId="31772FB8" w14:textId="77777777" w:rsidR="00812379" w:rsidRDefault="00812379" w:rsidP="00AC251B">
      <w:pPr>
        <w:rPr>
          <w:rFonts w:ascii="Arial" w:hAnsi="Arial" w:cs="Arial"/>
          <w:b/>
          <w:bCs/>
          <w:sz w:val="24"/>
          <w:szCs w:val="24"/>
        </w:rPr>
      </w:pPr>
    </w:p>
    <w:p w14:paraId="5AE9537E" w14:textId="77777777" w:rsidR="00812379" w:rsidRDefault="00812379" w:rsidP="00AC251B">
      <w:pPr>
        <w:rPr>
          <w:rFonts w:ascii="Arial" w:hAnsi="Arial" w:cs="Arial"/>
          <w:b/>
          <w:bCs/>
          <w:sz w:val="24"/>
          <w:szCs w:val="24"/>
        </w:rPr>
      </w:pPr>
    </w:p>
    <w:p w14:paraId="3B79379F" w14:textId="77777777" w:rsidR="00812379" w:rsidRDefault="00812379" w:rsidP="00AC251B">
      <w:pPr>
        <w:rPr>
          <w:rFonts w:ascii="Arial" w:hAnsi="Arial" w:cs="Arial"/>
          <w:b/>
          <w:bCs/>
          <w:sz w:val="24"/>
          <w:szCs w:val="24"/>
        </w:rPr>
      </w:pPr>
    </w:p>
    <w:p w14:paraId="225368F7" w14:textId="77777777" w:rsidR="00812379" w:rsidRDefault="00812379" w:rsidP="00AC251B">
      <w:pPr>
        <w:rPr>
          <w:rFonts w:ascii="Arial" w:hAnsi="Arial" w:cs="Arial"/>
          <w:b/>
          <w:bCs/>
          <w:sz w:val="24"/>
          <w:szCs w:val="24"/>
        </w:rPr>
      </w:pPr>
    </w:p>
    <w:p w14:paraId="7D451DE7" w14:textId="77777777" w:rsidR="00812379" w:rsidRDefault="00812379" w:rsidP="00AC251B">
      <w:pPr>
        <w:rPr>
          <w:rFonts w:ascii="Arial" w:hAnsi="Arial" w:cs="Arial"/>
          <w:b/>
          <w:bCs/>
          <w:sz w:val="24"/>
          <w:szCs w:val="24"/>
        </w:rPr>
      </w:pPr>
    </w:p>
    <w:p w14:paraId="13618C49" w14:textId="77777777" w:rsidR="00812379" w:rsidRPr="00BD62C4" w:rsidRDefault="00812379" w:rsidP="00AC251B">
      <w:pPr>
        <w:rPr>
          <w:rFonts w:ascii="Arial" w:hAnsi="Arial" w:cs="Arial"/>
          <w:b/>
          <w:bCs/>
          <w:sz w:val="24"/>
          <w:szCs w:val="24"/>
        </w:rPr>
      </w:pPr>
    </w:p>
    <w:p w14:paraId="7C20285E" w14:textId="58602B67" w:rsidR="00DE6139" w:rsidRPr="00BD62C4" w:rsidRDefault="00B40C2B" w:rsidP="00686D65">
      <w:pPr>
        <w:jc w:val="center"/>
        <w:rPr>
          <w:rFonts w:ascii="Arial" w:hAnsi="Arial" w:cs="Arial"/>
          <w:b/>
          <w:bCs/>
          <w:sz w:val="24"/>
          <w:szCs w:val="24"/>
        </w:rPr>
      </w:pPr>
      <w:r w:rsidRPr="00BD62C4">
        <w:rPr>
          <w:rFonts w:ascii="Arial" w:hAnsi="Arial" w:cs="Arial"/>
          <w:b/>
          <w:bCs/>
          <w:sz w:val="24"/>
          <w:szCs w:val="24"/>
        </w:rPr>
        <w:lastRenderedPageBreak/>
        <w:t>Casos de Uso</w:t>
      </w:r>
    </w:p>
    <w:tbl>
      <w:tblPr>
        <w:tblStyle w:val="Tablaconcuadrcula"/>
        <w:tblW w:w="0" w:type="auto"/>
        <w:tblInd w:w="360" w:type="dxa"/>
        <w:tblLook w:val="04A0" w:firstRow="1" w:lastRow="0" w:firstColumn="1" w:lastColumn="0" w:noHBand="0" w:noVBand="1"/>
      </w:tblPr>
      <w:tblGrid>
        <w:gridCol w:w="2941"/>
        <w:gridCol w:w="5715"/>
      </w:tblGrid>
      <w:tr w:rsidR="006651E2" w:rsidRPr="00BD62C4" w14:paraId="6CF7054C" w14:textId="77777777" w:rsidTr="00E15B1D">
        <w:tc>
          <w:tcPr>
            <w:tcW w:w="3037" w:type="dxa"/>
            <w:tcBorders>
              <w:top w:val="single" w:sz="4" w:space="0" w:color="auto"/>
              <w:left w:val="single" w:sz="4" w:space="0" w:color="auto"/>
              <w:bottom w:val="single" w:sz="4" w:space="0" w:color="auto"/>
              <w:right w:val="single" w:sz="4" w:space="0" w:color="auto"/>
            </w:tcBorders>
            <w:hideMark/>
          </w:tcPr>
          <w:p w14:paraId="25A8C009" w14:textId="77777777" w:rsidR="00E15B1D" w:rsidRPr="00BD62C4" w:rsidRDefault="00E15B1D">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t xml:space="preserve">Caso de uso </w:t>
            </w:r>
          </w:p>
        </w:tc>
        <w:tc>
          <w:tcPr>
            <w:tcW w:w="5953" w:type="dxa"/>
            <w:tcBorders>
              <w:top w:val="single" w:sz="4" w:space="0" w:color="auto"/>
              <w:left w:val="single" w:sz="4" w:space="0" w:color="auto"/>
              <w:bottom w:val="single" w:sz="4" w:space="0" w:color="auto"/>
              <w:right w:val="single" w:sz="4" w:space="0" w:color="auto"/>
            </w:tcBorders>
            <w:hideMark/>
          </w:tcPr>
          <w:p w14:paraId="55DBD13D" w14:textId="5F51E6C8" w:rsidR="00E15B1D" w:rsidRPr="00BD62C4" w:rsidRDefault="003E5489" w:rsidP="007F737B">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t>Registro/</w:t>
            </w:r>
            <w:r w:rsidR="005A0A09" w:rsidRPr="00BD62C4">
              <w:rPr>
                <w:rFonts w:ascii="Arial" w:eastAsia="Times New Roman" w:hAnsi="Arial" w:cs="Arial"/>
                <w:b/>
                <w:bCs/>
                <w:sz w:val="24"/>
                <w:szCs w:val="24"/>
                <w:lang w:val="es-ES" w:eastAsia="es-NI"/>
              </w:rPr>
              <w:t>Inicio de sesión</w:t>
            </w:r>
            <w:r w:rsidR="006651E2" w:rsidRPr="00BD62C4">
              <w:rPr>
                <w:rFonts w:ascii="Arial" w:eastAsia="Times New Roman" w:hAnsi="Arial" w:cs="Arial"/>
                <w:b/>
                <w:bCs/>
                <w:sz w:val="24"/>
                <w:szCs w:val="24"/>
                <w:lang w:val="es-ES" w:eastAsia="es-NI"/>
              </w:rPr>
              <w:t xml:space="preserve"> </w:t>
            </w:r>
            <w:r w:rsidR="007F737B" w:rsidRPr="00BD62C4">
              <w:rPr>
                <w:rFonts w:ascii="Arial" w:eastAsia="Times New Roman" w:hAnsi="Arial" w:cs="Arial"/>
                <w:b/>
                <w:bCs/>
                <w:sz w:val="24"/>
                <w:szCs w:val="24"/>
                <w:lang w:val="es-ES" w:eastAsia="es-NI"/>
              </w:rPr>
              <w:t xml:space="preserve">en la </w:t>
            </w:r>
            <w:r w:rsidR="00962DE6" w:rsidRPr="00BD62C4">
              <w:rPr>
                <w:rFonts w:ascii="Arial" w:eastAsia="Times New Roman" w:hAnsi="Arial" w:cs="Arial"/>
                <w:b/>
                <w:bCs/>
                <w:sz w:val="24"/>
                <w:szCs w:val="24"/>
                <w:lang w:val="es-ES" w:eastAsia="es-NI"/>
              </w:rPr>
              <w:t>Aplicación</w:t>
            </w:r>
          </w:p>
        </w:tc>
      </w:tr>
      <w:tr w:rsidR="006651E2" w:rsidRPr="00BD62C4" w14:paraId="153CA9A5" w14:textId="77777777" w:rsidTr="00E15B1D">
        <w:tc>
          <w:tcPr>
            <w:tcW w:w="3037" w:type="dxa"/>
            <w:tcBorders>
              <w:top w:val="single" w:sz="4" w:space="0" w:color="auto"/>
              <w:left w:val="single" w:sz="4" w:space="0" w:color="auto"/>
              <w:bottom w:val="single" w:sz="4" w:space="0" w:color="auto"/>
              <w:right w:val="single" w:sz="4" w:space="0" w:color="auto"/>
            </w:tcBorders>
            <w:hideMark/>
          </w:tcPr>
          <w:p w14:paraId="5B932347" w14:textId="77777777" w:rsidR="00E15B1D" w:rsidRPr="00BD62C4" w:rsidRDefault="00E15B1D">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Requerimiento Relacionados </w:t>
            </w:r>
          </w:p>
        </w:tc>
        <w:tc>
          <w:tcPr>
            <w:tcW w:w="5953" w:type="dxa"/>
            <w:tcBorders>
              <w:top w:val="single" w:sz="4" w:space="0" w:color="auto"/>
              <w:left w:val="single" w:sz="4" w:space="0" w:color="auto"/>
              <w:bottom w:val="single" w:sz="4" w:space="0" w:color="auto"/>
              <w:right w:val="single" w:sz="4" w:space="0" w:color="auto"/>
            </w:tcBorders>
            <w:hideMark/>
          </w:tcPr>
          <w:p w14:paraId="2F162961" w14:textId="77777777" w:rsidR="00CF75CF" w:rsidRPr="00BD62C4" w:rsidRDefault="00CF75CF" w:rsidP="009677CC">
            <w:pPr>
              <w:pStyle w:val="Prrafodelista"/>
              <w:numPr>
                <w:ilvl w:val="0"/>
                <w:numId w:val="39"/>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permitir a los usuarios registrarse e iniciar sesión.</w:t>
            </w:r>
          </w:p>
          <w:p w14:paraId="003E3E31" w14:textId="77777777" w:rsidR="00CF75CF" w:rsidRPr="00BD62C4" w:rsidRDefault="00CF75CF" w:rsidP="009677CC">
            <w:pPr>
              <w:pStyle w:val="Prrafodelista"/>
              <w:numPr>
                <w:ilvl w:val="0"/>
                <w:numId w:val="39"/>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diferenciar entre usuarios profesores y estudiantes basándose en el correo proporcionado durante el registro.</w:t>
            </w:r>
          </w:p>
          <w:p w14:paraId="6EE48A02" w14:textId="2DFBDA6A" w:rsidR="00CF75CF" w:rsidRPr="00BD62C4" w:rsidRDefault="00CF75CF" w:rsidP="009677CC">
            <w:pPr>
              <w:pStyle w:val="Prrafodelista"/>
              <w:numPr>
                <w:ilvl w:val="0"/>
                <w:numId w:val="39"/>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solicitar información adicional durante el registro según el tipo de usuario.</w:t>
            </w:r>
          </w:p>
          <w:p w14:paraId="508F4F03" w14:textId="77777777" w:rsidR="00CF75CF" w:rsidRPr="00BD62C4" w:rsidRDefault="00CF75CF" w:rsidP="009677CC">
            <w:pPr>
              <w:pStyle w:val="Prrafodelista"/>
              <w:numPr>
                <w:ilvl w:val="0"/>
                <w:numId w:val="39"/>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otorgar diferentes permisos a los usuarios según su rol (profesor o estudiante).</w:t>
            </w:r>
          </w:p>
          <w:p w14:paraId="36BD3F93" w14:textId="09484471" w:rsidR="00E15B1D" w:rsidRPr="00BD62C4" w:rsidRDefault="00CF75CF" w:rsidP="009677CC">
            <w:pPr>
              <w:pStyle w:val="Prrafodelista"/>
              <w:numPr>
                <w:ilvl w:val="0"/>
                <w:numId w:val="39"/>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permitir a los usuarios recuperar sus contraseñas en caso de olvido.</w:t>
            </w:r>
          </w:p>
        </w:tc>
      </w:tr>
      <w:tr w:rsidR="006651E2" w:rsidRPr="00BD62C4" w14:paraId="4DF448D4" w14:textId="77777777" w:rsidTr="00E15B1D">
        <w:tc>
          <w:tcPr>
            <w:tcW w:w="3037" w:type="dxa"/>
            <w:tcBorders>
              <w:top w:val="single" w:sz="4" w:space="0" w:color="auto"/>
              <w:left w:val="single" w:sz="4" w:space="0" w:color="auto"/>
              <w:bottom w:val="single" w:sz="4" w:space="0" w:color="auto"/>
              <w:right w:val="single" w:sz="4" w:space="0" w:color="auto"/>
            </w:tcBorders>
            <w:hideMark/>
          </w:tcPr>
          <w:p w14:paraId="5344DE1B" w14:textId="77777777" w:rsidR="00E15B1D" w:rsidRPr="00BD62C4" w:rsidRDefault="00E15B1D">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Objetivo en contexto</w:t>
            </w:r>
          </w:p>
        </w:tc>
        <w:tc>
          <w:tcPr>
            <w:tcW w:w="5953" w:type="dxa"/>
            <w:tcBorders>
              <w:top w:val="single" w:sz="4" w:space="0" w:color="auto"/>
              <w:left w:val="single" w:sz="4" w:space="0" w:color="auto"/>
              <w:bottom w:val="single" w:sz="4" w:space="0" w:color="auto"/>
              <w:right w:val="single" w:sz="4" w:space="0" w:color="auto"/>
            </w:tcBorders>
            <w:hideMark/>
          </w:tcPr>
          <w:p w14:paraId="1409905F" w14:textId="196BA88D" w:rsidR="00E15B1D" w:rsidRPr="00BD62C4" w:rsidRDefault="00790F95" w:rsidP="00790F95">
            <w:pPr>
              <w:rPr>
                <w:rFonts w:ascii="Arial" w:eastAsia="Times New Roman" w:hAnsi="Arial" w:cs="Arial"/>
                <w:lang w:eastAsia="es-NI"/>
              </w:rPr>
            </w:pPr>
            <w:proofErr w:type="spellStart"/>
            <w:r w:rsidRPr="00BD62C4">
              <w:rPr>
                <w:rFonts w:ascii="Arial" w:eastAsia="Times New Roman" w:hAnsi="Arial" w:cs="Arial"/>
                <w:lang w:eastAsia="es-NI"/>
              </w:rPr>
              <w:t>Permitir</w:t>
            </w:r>
            <w:proofErr w:type="spellEnd"/>
            <w:r w:rsidRPr="00BD62C4">
              <w:rPr>
                <w:rFonts w:ascii="Arial" w:eastAsia="Times New Roman" w:hAnsi="Arial" w:cs="Arial"/>
                <w:lang w:eastAsia="es-NI"/>
              </w:rPr>
              <w:t xml:space="preserve"> a </w:t>
            </w:r>
            <w:proofErr w:type="spellStart"/>
            <w:r w:rsidRPr="00BD62C4">
              <w:rPr>
                <w:rFonts w:ascii="Arial" w:eastAsia="Times New Roman" w:hAnsi="Arial" w:cs="Arial"/>
                <w:lang w:eastAsia="es-NI"/>
              </w:rPr>
              <w:t>los</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usuarios</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registrarse</w:t>
            </w:r>
            <w:proofErr w:type="spellEnd"/>
            <w:r w:rsidRPr="00BD62C4">
              <w:rPr>
                <w:rFonts w:ascii="Arial" w:eastAsia="Times New Roman" w:hAnsi="Arial" w:cs="Arial"/>
                <w:lang w:eastAsia="es-NI"/>
              </w:rPr>
              <w:t xml:space="preserve"> o </w:t>
            </w:r>
            <w:proofErr w:type="spellStart"/>
            <w:r w:rsidRPr="00BD62C4">
              <w:rPr>
                <w:rFonts w:ascii="Arial" w:eastAsia="Times New Roman" w:hAnsi="Arial" w:cs="Arial"/>
                <w:lang w:eastAsia="es-NI"/>
              </w:rPr>
              <w:t>iniciar</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sesión</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en</w:t>
            </w:r>
            <w:proofErr w:type="spellEnd"/>
            <w:r w:rsidRPr="00BD62C4">
              <w:rPr>
                <w:rFonts w:ascii="Arial" w:eastAsia="Times New Roman" w:hAnsi="Arial" w:cs="Arial"/>
                <w:lang w:eastAsia="es-NI"/>
              </w:rPr>
              <w:t xml:space="preserve"> la </w:t>
            </w:r>
            <w:proofErr w:type="spellStart"/>
            <w:r w:rsidRPr="00BD62C4">
              <w:rPr>
                <w:rFonts w:ascii="Arial" w:eastAsia="Times New Roman" w:hAnsi="Arial" w:cs="Arial"/>
                <w:lang w:eastAsia="es-NI"/>
              </w:rPr>
              <w:t>aplicación</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asignándoles</w:t>
            </w:r>
            <w:proofErr w:type="spellEnd"/>
            <w:r w:rsidRPr="00BD62C4">
              <w:rPr>
                <w:rFonts w:ascii="Arial" w:eastAsia="Times New Roman" w:hAnsi="Arial" w:cs="Arial"/>
                <w:lang w:eastAsia="es-NI"/>
              </w:rPr>
              <w:t xml:space="preserve"> roles y </w:t>
            </w:r>
            <w:proofErr w:type="spellStart"/>
            <w:r w:rsidRPr="00BD62C4">
              <w:rPr>
                <w:rFonts w:ascii="Arial" w:eastAsia="Times New Roman" w:hAnsi="Arial" w:cs="Arial"/>
                <w:lang w:eastAsia="es-NI"/>
              </w:rPr>
              <w:t>permisos</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específicos</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basados</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en</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su</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correo</w:t>
            </w:r>
            <w:proofErr w:type="spellEnd"/>
            <w:r w:rsidRPr="00BD62C4">
              <w:rPr>
                <w:rFonts w:ascii="Arial" w:eastAsia="Times New Roman" w:hAnsi="Arial" w:cs="Arial"/>
                <w:lang w:eastAsia="es-NI"/>
              </w:rPr>
              <w:t xml:space="preserve"> y </w:t>
            </w:r>
            <w:proofErr w:type="spellStart"/>
            <w:r w:rsidRPr="00BD62C4">
              <w:rPr>
                <w:rFonts w:ascii="Arial" w:eastAsia="Times New Roman" w:hAnsi="Arial" w:cs="Arial"/>
                <w:lang w:eastAsia="es-NI"/>
              </w:rPr>
              <w:t>tipo</w:t>
            </w:r>
            <w:proofErr w:type="spellEnd"/>
            <w:r w:rsidRPr="00BD62C4">
              <w:rPr>
                <w:rFonts w:ascii="Arial" w:eastAsia="Times New Roman" w:hAnsi="Arial" w:cs="Arial"/>
                <w:lang w:eastAsia="es-NI"/>
              </w:rPr>
              <w:t xml:space="preserve"> de </w:t>
            </w:r>
            <w:proofErr w:type="spellStart"/>
            <w:r w:rsidRPr="00BD62C4">
              <w:rPr>
                <w:rFonts w:ascii="Arial" w:eastAsia="Times New Roman" w:hAnsi="Arial" w:cs="Arial"/>
                <w:lang w:eastAsia="es-NI"/>
              </w:rPr>
              <w:t>cuenta</w:t>
            </w:r>
            <w:proofErr w:type="spellEnd"/>
            <w:r w:rsidRPr="00BD62C4">
              <w:rPr>
                <w:rFonts w:ascii="Arial" w:eastAsia="Times New Roman" w:hAnsi="Arial" w:cs="Arial"/>
                <w:lang w:eastAsia="es-NI"/>
              </w:rPr>
              <w:t>.</w:t>
            </w:r>
          </w:p>
        </w:tc>
      </w:tr>
      <w:tr w:rsidR="006651E2" w:rsidRPr="00BD62C4" w14:paraId="0191D531" w14:textId="77777777" w:rsidTr="00E15B1D">
        <w:tc>
          <w:tcPr>
            <w:tcW w:w="3037" w:type="dxa"/>
            <w:tcBorders>
              <w:top w:val="single" w:sz="4" w:space="0" w:color="auto"/>
              <w:left w:val="single" w:sz="4" w:space="0" w:color="auto"/>
              <w:bottom w:val="single" w:sz="4" w:space="0" w:color="auto"/>
              <w:right w:val="single" w:sz="4" w:space="0" w:color="auto"/>
            </w:tcBorders>
            <w:hideMark/>
          </w:tcPr>
          <w:p w14:paraId="2F9ACF53" w14:textId="77777777" w:rsidR="00E15B1D" w:rsidRPr="00BD62C4" w:rsidRDefault="00E15B1D">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Precondiciones</w:t>
            </w:r>
          </w:p>
        </w:tc>
        <w:tc>
          <w:tcPr>
            <w:tcW w:w="5953" w:type="dxa"/>
            <w:tcBorders>
              <w:top w:val="single" w:sz="4" w:space="0" w:color="auto"/>
              <w:left w:val="single" w:sz="4" w:space="0" w:color="auto"/>
              <w:bottom w:val="single" w:sz="4" w:space="0" w:color="auto"/>
              <w:right w:val="single" w:sz="4" w:space="0" w:color="auto"/>
            </w:tcBorders>
            <w:hideMark/>
          </w:tcPr>
          <w:p w14:paraId="02D7D907" w14:textId="77777777" w:rsidR="00BB7029" w:rsidRPr="00BD62C4" w:rsidRDefault="00BB7029" w:rsidP="009677CC">
            <w:pPr>
              <w:pStyle w:val="Prrafodelista"/>
              <w:numPr>
                <w:ilvl w:val="0"/>
                <w:numId w:val="40"/>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usuario tiene acceso a la aplicación.</w:t>
            </w:r>
          </w:p>
          <w:p w14:paraId="4EBE9CCA" w14:textId="77297343" w:rsidR="00E15B1D" w:rsidRPr="00BD62C4" w:rsidRDefault="00BB7029" w:rsidP="009677CC">
            <w:pPr>
              <w:pStyle w:val="Prrafodelista"/>
              <w:numPr>
                <w:ilvl w:val="0"/>
                <w:numId w:val="40"/>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sistema tiene acceso a la base de datos de usuarios para verificar las credenciales.</w:t>
            </w:r>
          </w:p>
        </w:tc>
      </w:tr>
      <w:tr w:rsidR="006651E2" w:rsidRPr="00BD62C4" w14:paraId="0E6A401C" w14:textId="77777777" w:rsidTr="00E15B1D">
        <w:tc>
          <w:tcPr>
            <w:tcW w:w="3037" w:type="dxa"/>
            <w:tcBorders>
              <w:top w:val="single" w:sz="4" w:space="0" w:color="auto"/>
              <w:left w:val="single" w:sz="4" w:space="0" w:color="auto"/>
              <w:bottom w:val="single" w:sz="4" w:space="0" w:color="auto"/>
              <w:right w:val="single" w:sz="4" w:space="0" w:color="auto"/>
            </w:tcBorders>
            <w:hideMark/>
          </w:tcPr>
          <w:p w14:paraId="7D5E446C" w14:textId="77777777" w:rsidR="000F26F7" w:rsidRPr="00BD62C4" w:rsidRDefault="000F26F7">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Final exitoso </w:t>
            </w:r>
          </w:p>
        </w:tc>
        <w:tc>
          <w:tcPr>
            <w:tcW w:w="5953" w:type="dxa"/>
            <w:tcBorders>
              <w:top w:val="single" w:sz="4" w:space="0" w:color="auto"/>
              <w:left w:val="single" w:sz="4" w:space="0" w:color="auto"/>
              <w:bottom w:val="single" w:sz="4" w:space="0" w:color="auto"/>
              <w:right w:val="single" w:sz="4" w:space="0" w:color="auto"/>
            </w:tcBorders>
            <w:hideMark/>
          </w:tcPr>
          <w:p w14:paraId="2473ED7B" w14:textId="650DC0C1" w:rsidR="000F26F7" w:rsidRPr="00BD62C4" w:rsidRDefault="00B26178" w:rsidP="00B26178">
            <w:p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usuario inicia sesión correctamente, se le asignan los permisos correspondientes y puede acceder a las funcionalidades de la aplicación según su rol.</w:t>
            </w:r>
          </w:p>
        </w:tc>
      </w:tr>
      <w:tr w:rsidR="006651E2" w:rsidRPr="00BD62C4" w14:paraId="332EF461" w14:textId="77777777" w:rsidTr="00E15B1D">
        <w:tc>
          <w:tcPr>
            <w:tcW w:w="3037" w:type="dxa"/>
            <w:tcBorders>
              <w:top w:val="single" w:sz="4" w:space="0" w:color="auto"/>
              <w:left w:val="single" w:sz="4" w:space="0" w:color="auto"/>
              <w:bottom w:val="single" w:sz="4" w:space="0" w:color="auto"/>
              <w:right w:val="single" w:sz="4" w:space="0" w:color="auto"/>
            </w:tcBorders>
            <w:hideMark/>
          </w:tcPr>
          <w:p w14:paraId="6006D785" w14:textId="77777777" w:rsidR="00E15B1D" w:rsidRPr="00BD62C4" w:rsidRDefault="00E15B1D">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Final fallido</w:t>
            </w:r>
          </w:p>
        </w:tc>
        <w:tc>
          <w:tcPr>
            <w:tcW w:w="5953" w:type="dxa"/>
            <w:tcBorders>
              <w:top w:val="single" w:sz="4" w:space="0" w:color="auto"/>
              <w:left w:val="single" w:sz="4" w:space="0" w:color="auto"/>
              <w:bottom w:val="single" w:sz="4" w:space="0" w:color="auto"/>
              <w:right w:val="single" w:sz="4" w:space="0" w:color="auto"/>
            </w:tcBorders>
            <w:hideMark/>
          </w:tcPr>
          <w:p w14:paraId="53295E3E" w14:textId="77777777" w:rsidR="005D1CA3" w:rsidRPr="00BD62C4" w:rsidRDefault="005D1CA3" w:rsidP="009677CC">
            <w:pPr>
              <w:pStyle w:val="Prrafodelista"/>
              <w:numPr>
                <w:ilvl w:val="0"/>
                <w:numId w:val="41"/>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sistema no puede registrar o autenticar al usuario debido a errores de conexión.</w:t>
            </w:r>
          </w:p>
          <w:p w14:paraId="751161F6" w14:textId="77777777" w:rsidR="005D1CA3" w:rsidRPr="00BD62C4" w:rsidRDefault="005D1CA3" w:rsidP="009677CC">
            <w:pPr>
              <w:pStyle w:val="Prrafodelista"/>
              <w:numPr>
                <w:ilvl w:val="0"/>
                <w:numId w:val="41"/>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sistema no reconoce el correo proporcionado y no asigna correctamente los permisos.</w:t>
            </w:r>
          </w:p>
          <w:p w14:paraId="36E81AB8" w14:textId="77777777" w:rsidR="005D1CA3" w:rsidRPr="00BD62C4" w:rsidRDefault="005D1CA3" w:rsidP="009677CC">
            <w:pPr>
              <w:pStyle w:val="Prrafodelista"/>
              <w:numPr>
                <w:ilvl w:val="0"/>
                <w:numId w:val="41"/>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La aplicación presenta errores durante el proceso de registro o inicio de sesión.</w:t>
            </w:r>
          </w:p>
          <w:p w14:paraId="0187009B" w14:textId="0155E488" w:rsidR="00E15B1D" w:rsidRPr="00BD62C4" w:rsidRDefault="005D1CA3" w:rsidP="009677CC">
            <w:pPr>
              <w:pStyle w:val="Prrafodelista"/>
              <w:numPr>
                <w:ilvl w:val="0"/>
                <w:numId w:val="41"/>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sistema no puede almacenar o recuperar las credenciales del usuario de manera segura.</w:t>
            </w:r>
          </w:p>
        </w:tc>
      </w:tr>
      <w:tr w:rsidR="006651E2" w:rsidRPr="00BD62C4" w14:paraId="0C7CB685" w14:textId="77777777" w:rsidTr="00E15B1D">
        <w:tc>
          <w:tcPr>
            <w:tcW w:w="3037" w:type="dxa"/>
            <w:tcBorders>
              <w:top w:val="single" w:sz="4" w:space="0" w:color="auto"/>
              <w:left w:val="single" w:sz="4" w:space="0" w:color="auto"/>
              <w:bottom w:val="single" w:sz="4" w:space="0" w:color="auto"/>
              <w:right w:val="single" w:sz="4" w:space="0" w:color="auto"/>
            </w:tcBorders>
            <w:hideMark/>
          </w:tcPr>
          <w:p w14:paraId="2B61FE50" w14:textId="77777777" w:rsidR="00E15B1D" w:rsidRPr="00BD62C4" w:rsidRDefault="00E15B1D">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Actores principales</w:t>
            </w:r>
          </w:p>
        </w:tc>
        <w:tc>
          <w:tcPr>
            <w:tcW w:w="5953" w:type="dxa"/>
            <w:tcBorders>
              <w:top w:val="single" w:sz="4" w:space="0" w:color="auto"/>
              <w:left w:val="single" w:sz="4" w:space="0" w:color="auto"/>
              <w:bottom w:val="single" w:sz="4" w:space="0" w:color="auto"/>
              <w:right w:val="single" w:sz="4" w:space="0" w:color="auto"/>
            </w:tcBorders>
            <w:hideMark/>
          </w:tcPr>
          <w:p w14:paraId="69661691" w14:textId="2EF15702" w:rsidR="00E15B1D" w:rsidRPr="00BD62C4" w:rsidRDefault="00295D18" w:rsidP="00295D18">
            <w:p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Usuario (Profesor o Estudiante) y Sistema de Autenticación</w:t>
            </w:r>
            <w:r w:rsidR="00581BCD" w:rsidRPr="00BD62C4">
              <w:rPr>
                <w:rFonts w:ascii="Arial" w:eastAsia="Times New Roman" w:hAnsi="Arial" w:cs="Arial"/>
                <w:kern w:val="0"/>
                <w:lang w:val="es-ES" w:eastAsia="es-NI"/>
                <w14:ligatures w14:val="none"/>
              </w:rPr>
              <w:t>.</w:t>
            </w:r>
          </w:p>
        </w:tc>
      </w:tr>
      <w:tr w:rsidR="006651E2" w:rsidRPr="00BD62C4" w14:paraId="13788CAA" w14:textId="77777777" w:rsidTr="00E15B1D">
        <w:tc>
          <w:tcPr>
            <w:tcW w:w="3037" w:type="dxa"/>
            <w:tcBorders>
              <w:top w:val="single" w:sz="4" w:space="0" w:color="auto"/>
              <w:left w:val="single" w:sz="4" w:space="0" w:color="auto"/>
              <w:bottom w:val="single" w:sz="4" w:space="0" w:color="auto"/>
              <w:right w:val="single" w:sz="4" w:space="0" w:color="auto"/>
            </w:tcBorders>
            <w:hideMark/>
          </w:tcPr>
          <w:p w14:paraId="2772D573" w14:textId="77777777" w:rsidR="00E15B1D" w:rsidRPr="00BD62C4" w:rsidRDefault="00E15B1D">
            <w:pPr>
              <w:spacing w:before="100" w:beforeAutospacing="1" w:after="100" w:afterAutospacing="1" w:line="360" w:lineRule="auto"/>
              <w:jc w:val="both"/>
              <w:rPr>
                <w:rFonts w:ascii="Arial" w:hAnsi="Arial" w:cs="Arial"/>
                <w:lang w:val="es-ES"/>
              </w:rPr>
            </w:pPr>
            <w:r w:rsidRPr="00BD62C4">
              <w:rPr>
                <w:rFonts w:ascii="Arial" w:hAnsi="Arial" w:cs="Arial"/>
                <w:lang w:val="es-ES"/>
              </w:rPr>
              <w:t>Actores secundarios</w:t>
            </w:r>
          </w:p>
        </w:tc>
        <w:tc>
          <w:tcPr>
            <w:tcW w:w="5953" w:type="dxa"/>
            <w:tcBorders>
              <w:top w:val="single" w:sz="4" w:space="0" w:color="auto"/>
              <w:left w:val="single" w:sz="4" w:space="0" w:color="auto"/>
              <w:bottom w:val="single" w:sz="4" w:space="0" w:color="auto"/>
              <w:right w:val="single" w:sz="4" w:space="0" w:color="auto"/>
            </w:tcBorders>
            <w:hideMark/>
          </w:tcPr>
          <w:p w14:paraId="7B735B0A" w14:textId="0D8DDE9E" w:rsidR="00E15B1D" w:rsidRPr="00BD62C4" w:rsidRDefault="00E15B1D">
            <w:pPr>
              <w:rPr>
                <w:rFonts w:ascii="Arial" w:hAnsi="Arial" w:cs="Arial"/>
                <w:lang w:val="es-ES"/>
              </w:rPr>
            </w:pPr>
          </w:p>
        </w:tc>
      </w:tr>
      <w:tr w:rsidR="006651E2" w:rsidRPr="00BD62C4" w14:paraId="2668F3AF" w14:textId="77777777" w:rsidTr="00E15B1D">
        <w:tc>
          <w:tcPr>
            <w:tcW w:w="3037" w:type="dxa"/>
            <w:tcBorders>
              <w:top w:val="single" w:sz="4" w:space="0" w:color="auto"/>
              <w:left w:val="single" w:sz="4" w:space="0" w:color="auto"/>
              <w:bottom w:val="single" w:sz="4" w:space="0" w:color="auto"/>
              <w:right w:val="single" w:sz="4" w:space="0" w:color="auto"/>
            </w:tcBorders>
            <w:hideMark/>
          </w:tcPr>
          <w:p w14:paraId="12B91D51" w14:textId="77777777" w:rsidR="00E15B1D" w:rsidRPr="00BD62C4" w:rsidRDefault="00E15B1D">
            <w:pPr>
              <w:spacing w:before="100" w:beforeAutospacing="1" w:after="100" w:afterAutospacing="1" w:line="360" w:lineRule="auto"/>
              <w:jc w:val="both"/>
              <w:rPr>
                <w:rFonts w:ascii="Arial" w:hAnsi="Arial" w:cs="Arial"/>
                <w:lang w:val="es-ES"/>
              </w:rPr>
            </w:pPr>
            <w:r w:rsidRPr="00BD62C4">
              <w:rPr>
                <w:rFonts w:ascii="Arial" w:hAnsi="Arial" w:cs="Arial"/>
                <w:lang w:val="es-ES"/>
              </w:rPr>
              <w:t>Evento de inicio</w:t>
            </w:r>
          </w:p>
        </w:tc>
        <w:tc>
          <w:tcPr>
            <w:tcW w:w="5953" w:type="dxa"/>
            <w:tcBorders>
              <w:top w:val="single" w:sz="4" w:space="0" w:color="auto"/>
              <w:left w:val="single" w:sz="4" w:space="0" w:color="auto"/>
              <w:bottom w:val="single" w:sz="4" w:space="0" w:color="auto"/>
              <w:right w:val="single" w:sz="4" w:space="0" w:color="auto"/>
            </w:tcBorders>
            <w:hideMark/>
          </w:tcPr>
          <w:p w14:paraId="62A671CF" w14:textId="6135F342" w:rsidR="00E15B1D" w:rsidRPr="00BD62C4" w:rsidRDefault="00FF1ADE">
            <w:pPr>
              <w:rPr>
                <w:rFonts w:ascii="Arial" w:hAnsi="Arial" w:cs="Arial"/>
                <w:lang w:val="es-ES"/>
              </w:rPr>
            </w:pPr>
            <w:r w:rsidRPr="00BD62C4">
              <w:rPr>
                <w:rFonts w:ascii="Arial" w:hAnsi="Arial" w:cs="Arial"/>
              </w:rPr>
              <w:t xml:space="preserve">El </w:t>
            </w:r>
            <w:proofErr w:type="spellStart"/>
            <w:r w:rsidRPr="00BD62C4">
              <w:rPr>
                <w:rFonts w:ascii="Arial" w:hAnsi="Arial" w:cs="Arial"/>
              </w:rPr>
              <w:t>usuario</w:t>
            </w:r>
            <w:proofErr w:type="spellEnd"/>
            <w:r w:rsidRPr="00BD62C4">
              <w:rPr>
                <w:rFonts w:ascii="Arial" w:hAnsi="Arial" w:cs="Arial"/>
              </w:rPr>
              <w:t xml:space="preserve"> </w:t>
            </w:r>
            <w:proofErr w:type="spellStart"/>
            <w:r w:rsidRPr="00BD62C4">
              <w:rPr>
                <w:rFonts w:ascii="Arial" w:hAnsi="Arial" w:cs="Arial"/>
              </w:rPr>
              <w:t>abre</w:t>
            </w:r>
            <w:proofErr w:type="spellEnd"/>
            <w:r w:rsidRPr="00BD62C4">
              <w:rPr>
                <w:rFonts w:ascii="Arial" w:hAnsi="Arial" w:cs="Arial"/>
              </w:rPr>
              <w:t xml:space="preserve"> la </w:t>
            </w:r>
            <w:proofErr w:type="spellStart"/>
            <w:r w:rsidRPr="00BD62C4">
              <w:rPr>
                <w:rFonts w:ascii="Arial" w:hAnsi="Arial" w:cs="Arial"/>
              </w:rPr>
              <w:t>aplicación</w:t>
            </w:r>
            <w:proofErr w:type="spellEnd"/>
            <w:r w:rsidRPr="00BD62C4">
              <w:rPr>
                <w:rFonts w:ascii="Arial" w:hAnsi="Arial" w:cs="Arial"/>
              </w:rPr>
              <w:t xml:space="preserve"> y </w:t>
            </w:r>
            <w:proofErr w:type="spellStart"/>
            <w:r w:rsidRPr="00BD62C4">
              <w:rPr>
                <w:rFonts w:ascii="Arial" w:hAnsi="Arial" w:cs="Arial"/>
              </w:rPr>
              <w:t>selecciona</w:t>
            </w:r>
            <w:proofErr w:type="spellEnd"/>
            <w:r w:rsidRPr="00BD62C4">
              <w:rPr>
                <w:rFonts w:ascii="Arial" w:hAnsi="Arial" w:cs="Arial"/>
              </w:rPr>
              <w:t xml:space="preserve"> la </w:t>
            </w:r>
            <w:proofErr w:type="spellStart"/>
            <w:r w:rsidRPr="00BD62C4">
              <w:rPr>
                <w:rFonts w:ascii="Arial" w:hAnsi="Arial" w:cs="Arial"/>
              </w:rPr>
              <w:t>opción</w:t>
            </w:r>
            <w:proofErr w:type="spellEnd"/>
            <w:r w:rsidRPr="00BD62C4">
              <w:rPr>
                <w:rFonts w:ascii="Arial" w:hAnsi="Arial" w:cs="Arial"/>
              </w:rPr>
              <w:t xml:space="preserve"> de </w:t>
            </w:r>
            <w:proofErr w:type="spellStart"/>
            <w:r w:rsidRPr="00BD62C4">
              <w:rPr>
                <w:rFonts w:ascii="Arial" w:hAnsi="Arial" w:cs="Arial"/>
              </w:rPr>
              <w:t>registrarse</w:t>
            </w:r>
            <w:proofErr w:type="spellEnd"/>
            <w:r w:rsidRPr="00BD62C4">
              <w:rPr>
                <w:rFonts w:ascii="Arial" w:hAnsi="Arial" w:cs="Arial"/>
              </w:rPr>
              <w:t xml:space="preserve"> o </w:t>
            </w:r>
            <w:proofErr w:type="spellStart"/>
            <w:r w:rsidRPr="00BD62C4">
              <w:rPr>
                <w:rFonts w:ascii="Arial" w:hAnsi="Arial" w:cs="Arial"/>
              </w:rPr>
              <w:t>iniciar</w:t>
            </w:r>
            <w:proofErr w:type="spellEnd"/>
            <w:r w:rsidRPr="00BD62C4">
              <w:rPr>
                <w:rFonts w:ascii="Arial" w:hAnsi="Arial" w:cs="Arial"/>
              </w:rPr>
              <w:t xml:space="preserve"> </w:t>
            </w:r>
            <w:proofErr w:type="spellStart"/>
            <w:r w:rsidRPr="00BD62C4">
              <w:rPr>
                <w:rFonts w:ascii="Arial" w:hAnsi="Arial" w:cs="Arial"/>
              </w:rPr>
              <w:t>sesión</w:t>
            </w:r>
            <w:proofErr w:type="spellEnd"/>
            <w:r w:rsidRPr="00BD62C4">
              <w:rPr>
                <w:rFonts w:ascii="Arial" w:hAnsi="Arial" w:cs="Arial"/>
              </w:rPr>
              <w:t>.</w:t>
            </w:r>
          </w:p>
        </w:tc>
      </w:tr>
      <w:tr w:rsidR="006651E2" w:rsidRPr="00BD62C4" w14:paraId="68A18661" w14:textId="77777777" w:rsidTr="00E15B1D">
        <w:tc>
          <w:tcPr>
            <w:tcW w:w="3037" w:type="dxa"/>
            <w:tcBorders>
              <w:top w:val="single" w:sz="4" w:space="0" w:color="auto"/>
              <w:left w:val="single" w:sz="4" w:space="0" w:color="auto"/>
              <w:bottom w:val="single" w:sz="4" w:space="0" w:color="auto"/>
              <w:right w:val="single" w:sz="4" w:space="0" w:color="auto"/>
            </w:tcBorders>
            <w:hideMark/>
          </w:tcPr>
          <w:p w14:paraId="2359401E" w14:textId="77777777" w:rsidR="00E15B1D" w:rsidRPr="00BD62C4" w:rsidRDefault="00E15B1D">
            <w:pPr>
              <w:spacing w:before="100" w:beforeAutospacing="1" w:after="100" w:afterAutospacing="1" w:line="360" w:lineRule="auto"/>
              <w:jc w:val="both"/>
              <w:rPr>
                <w:rFonts w:ascii="Arial" w:hAnsi="Arial" w:cs="Arial"/>
                <w:lang w:val="es-ES"/>
              </w:rPr>
            </w:pPr>
            <w:r w:rsidRPr="00BD62C4">
              <w:rPr>
                <w:rFonts w:ascii="Arial" w:hAnsi="Arial" w:cs="Arial"/>
                <w:lang w:val="es-ES"/>
              </w:rPr>
              <w:t>Flujo principal</w:t>
            </w:r>
          </w:p>
        </w:tc>
        <w:tc>
          <w:tcPr>
            <w:tcW w:w="5953" w:type="dxa"/>
            <w:tcBorders>
              <w:top w:val="single" w:sz="4" w:space="0" w:color="auto"/>
              <w:left w:val="single" w:sz="4" w:space="0" w:color="auto"/>
              <w:bottom w:val="single" w:sz="4" w:space="0" w:color="auto"/>
              <w:right w:val="single" w:sz="4" w:space="0" w:color="auto"/>
            </w:tcBorders>
            <w:hideMark/>
          </w:tcPr>
          <w:p w14:paraId="1F0CE492" w14:textId="0A37EDC9" w:rsidR="00AA6CCD" w:rsidRPr="00BD62C4" w:rsidRDefault="00AA6CCD" w:rsidP="00AA6CCD">
            <w:pPr>
              <w:rPr>
                <w:rFonts w:ascii="Arial" w:hAnsi="Arial" w:cs="Arial"/>
                <w:lang w:val="es-ES"/>
              </w:rPr>
            </w:pPr>
            <w:r w:rsidRPr="00BD62C4">
              <w:rPr>
                <w:rFonts w:ascii="Arial" w:hAnsi="Arial" w:cs="Arial"/>
                <w:lang w:val="es-ES"/>
              </w:rPr>
              <w:t>Inicio de Aplicación</w:t>
            </w:r>
          </w:p>
          <w:p w14:paraId="4CA9734E" w14:textId="1EAA0127" w:rsidR="00AA6CCD" w:rsidRPr="00BD62C4" w:rsidRDefault="00AA6CCD" w:rsidP="00AA6CCD">
            <w:pPr>
              <w:rPr>
                <w:rFonts w:ascii="Arial" w:hAnsi="Arial" w:cs="Arial"/>
                <w:lang w:val="es-ES"/>
              </w:rPr>
            </w:pPr>
            <w:r w:rsidRPr="00BD62C4">
              <w:rPr>
                <w:rFonts w:ascii="Arial" w:hAnsi="Arial" w:cs="Arial"/>
                <w:lang w:val="es-ES"/>
              </w:rPr>
              <w:t>Selección de Opción</w:t>
            </w:r>
          </w:p>
          <w:p w14:paraId="1BB94F01" w14:textId="77777777" w:rsidR="00AA6CCD" w:rsidRPr="00BD62C4" w:rsidRDefault="00AA6CCD" w:rsidP="00AA6CCD">
            <w:pPr>
              <w:rPr>
                <w:rFonts w:ascii="Arial" w:hAnsi="Arial" w:cs="Arial"/>
                <w:lang w:val="es-ES"/>
              </w:rPr>
            </w:pPr>
            <w:r w:rsidRPr="00BD62C4">
              <w:rPr>
                <w:rFonts w:ascii="Arial" w:hAnsi="Arial" w:cs="Arial"/>
                <w:lang w:val="es-ES"/>
              </w:rPr>
              <w:t>Registro de Nuevo Usuario:</w:t>
            </w:r>
          </w:p>
          <w:p w14:paraId="2F18A0C5" w14:textId="77777777" w:rsidR="00AA6CCD" w:rsidRPr="00BD62C4" w:rsidRDefault="00AA6CCD" w:rsidP="00AA6CCD">
            <w:pPr>
              <w:rPr>
                <w:rFonts w:ascii="Arial" w:hAnsi="Arial" w:cs="Arial"/>
                <w:lang w:val="es-ES"/>
              </w:rPr>
            </w:pPr>
            <w:r w:rsidRPr="00BD62C4">
              <w:rPr>
                <w:rFonts w:ascii="Arial" w:hAnsi="Arial" w:cs="Arial"/>
                <w:lang w:val="es-ES"/>
              </w:rPr>
              <w:t>El usuario selecciona registrarse.</w:t>
            </w:r>
          </w:p>
          <w:p w14:paraId="5EDC8360" w14:textId="77777777" w:rsidR="00AA6CCD" w:rsidRPr="00BD62C4" w:rsidRDefault="00AA6CCD" w:rsidP="00AA6CCD">
            <w:pPr>
              <w:rPr>
                <w:rFonts w:ascii="Arial" w:hAnsi="Arial" w:cs="Arial"/>
                <w:lang w:val="es-ES"/>
              </w:rPr>
            </w:pPr>
            <w:r w:rsidRPr="00BD62C4">
              <w:rPr>
                <w:rFonts w:ascii="Arial" w:hAnsi="Arial" w:cs="Arial"/>
                <w:lang w:val="es-ES"/>
              </w:rPr>
              <w:t>El usuario ingresa su correo y contraseña.</w:t>
            </w:r>
          </w:p>
          <w:p w14:paraId="063049BD" w14:textId="6B153EB0" w:rsidR="00AA6CCD" w:rsidRPr="00BD62C4" w:rsidRDefault="00AA6CCD" w:rsidP="00AA6CCD">
            <w:pPr>
              <w:rPr>
                <w:rFonts w:ascii="Arial" w:hAnsi="Arial" w:cs="Arial"/>
                <w:lang w:val="es-ES"/>
              </w:rPr>
            </w:pPr>
            <w:r w:rsidRPr="00BD62C4">
              <w:rPr>
                <w:rFonts w:ascii="Arial" w:hAnsi="Arial" w:cs="Arial"/>
                <w:lang w:val="es-ES"/>
              </w:rPr>
              <w:t>El sistema verifica el correo para determinar el rol (profesor o estudiante).</w:t>
            </w:r>
          </w:p>
          <w:p w14:paraId="05899362" w14:textId="77777777" w:rsidR="00AA6CCD" w:rsidRPr="00BD62C4" w:rsidRDefault="00AA6CCD" w:rsidP="00AA6CCD">
            <w:pPr>
              <w:rPr>
                <w:rFonts w:ascii="Arial" w:hAnsi="Arial" w:cs="Arial"/>
                <w:lang w:val="es-ES"/>
              </w:rPr>
            </w:pPr>
            <w:r w:rsidRPr="00BD62C4">
              <w:rPr>
                <w:rFonts w:ascii="Arial" w:hAnsi="Arial" w:cs="Arial"/>
                <w:lang w:val="es-ES"/>
              </w:rPr>
              <w:t>El sistema almacena la información del usuario y crea la cuenta con los permisos correspondientes.</w:t>
            </w:r>
          </w:p>
          <w:p w14:paraId="09E7C12A" w14:textId="77777777" w:rsidR="00AA6CCD" w:rsidRPr="00BD62C4" w:rsidRDefault="00AA6CCD" w:rsidP="00AA6CCD">
            <w:pPr>
              <w:rPr>
                <w:rFonts w:ascii="Arial" w:hAnsi="Arial" w:cs="Arial"/>
                <w:lang w:val="es-ES"/>
              </w:rPr>
            </w:pPr>
            <w:r w:rsidRPr="00BD62C4">
              <w:rPr>
                <w:rFonts w:ascii="Arial" w:hAnsi="Arial" w:cs="Arial"/>
                <w:lang w:val="es-ES"/>
              </w:rPr>
              <w:t>Inicio de Sesión de Usuario Existente:</w:t>
            </w:r>
          </w:p>
          <w:p w14:paraId="1AEA2254" w14:textId="77777777" w:rsidR="00AA6CCD" w:rsidRPr="00BD62C4" w:rsidRDefault="00AA6CCD" w:rsidP="00AA6CCD">
            <w:pPr>
              <w:rPr>
                <w:rFonts w:ascii="Arial" w:hAnsi="Arial" w:cs="Arial"/>
                <w:lang w:val="es-ES"/>
              </w:rPr>
            </w:pPr>
            <w:r w:rsidRPr="00BD62C4">
              <w:rPr>
                <w:rFonts w:ascii="Arial" w:hAnsi="Arial" w:cs="Arial"/>
                <w:lang w:val="es-ES"/>
              </w:rPr>
              <w:t>El usuario selecciona iniciar sesión.</w:t>
            </w:r>
          </w:p>
          <w:p w14:paraId="2333C197" w14:textId="77777777" w:rsidR="00AA6CCD" w:rsidRPr="00BD62C4" w:rsidRDefault="00AA6CCD" w:rsidP="00AA6CCD">
            <w:pPr>
              <w:rPr>
                <w:rFonts w:ascii="Arial" w:hAnsi="Arial" w:cs="Arial"/>
                <w:lang w:val="es-ES"/>
              </w:rPr>
            </w:pPr>
            <w:r w:rsidRPr="00BD62C4">
              <w:rPr>
                <w:rFonts w:ascii="Arial" w:hAnsi="Arial" w:cs="Arial"/>
                <w:lang w:val="es-ES"/>
              </w:rPr>
              <w:t>El usuario ingresa su correo y contraseña.</w:t>
            </w:r>
          </w:p>
          <w:p w14:paraId="139685DD" w14:textId="77777777" w:rsidR="00AA6CCD" w:rsidRPr="00BD62C4" w:rsidRDefault="00AA6CCD" w:rsidP="00AA6CCD">
            <w:pPr>
              <w:rPr>
                <w:rFonts w:ascii="Arial" w:hAnsi="Arial" w:cs="Arial"/>
                <w:lang w:val="es-ES"/>
              </w:rPr>
            </w:pPr>
            <w:r w:rsidRPr="00BD62C4">
              <w:rPr>
                <w:rFonts w:ascii="Arial" w:hAnsi="Arial" w:cs="Arial"/>
                <w:lang w:val="es-ES"/>
              </w:rPr>
              <w:t>El sistema verifica las credenciales y asigna los permisos correspondientes basados en el correo.</w:t>
            </w:r>
          </w:p>
          <w:p w14:paraId="109A381E" w14:textId="37CA6CD5" w:rsidR="00AA6CCD" w:rsidRPr="00BD62C4" w:rsidRDefault="00AA6CCD" w:rsidP="00AA6CCD">
            <w:pPr>
              <w:rPr>
                <w:rFonts w:ascii="Arial" w:hAnsi="Arial" w:cs="Arial"/>
                <w:lang w:val="es-ES"/>
              </w:rPr>
            </w:pPr>
            <w:r w:rsidRPr="00BD62C4">
              <w:rPr>
                <w:rFonts w:ascii="Arial" w:hAnsi="Arial" w:cs="Arial"/>
                <w:lang w:val="es-ES"/>
              </w:rPr>
              <w:lastRenderedPageBreak/>
              <w:t>Asignación de Permisos</w:t>
            </w:r>
            <w:r w:rsidR="00157B3B" w:rsidRPr="00BD62C4">
              <w:rPr>
                <w:rFonts w:ascii="Arial" w:hAnsi="Arial" w:cs="Arial"/>
                <w:lang w:val="es-ES"/>
              </w:rPr>
              <w:t>.</w:t>
            </w:r>
          </w:p>
          <w:p w14:paraId="0B068B33" w14:textId="5E7B1639" w:rsidR="00AA6CCD" w:rsidRPr="00BD62C4" w:rsidRDefault="00AA6CCD" w:rsidP="00AA6CCD">
            <w:pPr>
              <w:rPr>
                <w:rFonts w:ascii="Arial" w:hAnsi="Arial" w:cs="Arial"/>
                <w:lang w:val="es-ES"/>
              </w:rPr>
            </w:pPr>
            <w:r w:rsidRPr="00BD62C4">
              <w:rPr>
                <w:rFonts w:ascii="Arial" w:hAnsi="Arial" w:cs="Arial"/>
                <w:lang w:val="es-ES"/>
              </w:rPr>
              <w:t>Acceso a Funcionalidades</w:t>
            </w:r>
            <w:r w:rsidR="00776EC6" w:rsidRPr="00BD62C4">
              <w:rPr>
                <w:rFonts w:ascii="Arial" w:hAnsi="Arial" w:cs="Arial"/>
                <w:lang w:val="es-ES"/>
              </w:rPr>
              <w:t xml:space="preserve"> </w:t>
            </w:r>
            <w:r w:rsidRPr="00BD62C4">
              <w:rPr>
                <w:rFonts w:ascii="Arial" w:hAnsi="Arial" w:cs="Arial"/>
                <w:lang w:val="es-ES"/>
              </w:rPr>
              <w:t>según su rol.</w:t>
            </w:r>
          </w:p>
          <w:p w14:paraId="4F50C4FA" w14:textId="35BD3C98" w:rsidR="00E15B1D" w:rsidRPr="00BD62C4" w:rsidRDefault="00AA6CCD" w:rsidP="00AA6CCD">
            <w:pPr>
              <w:rPr>
                <w:rFonts w:ascii="Arial" w:hAnsi="Arial" w:cs="Arial"/>
                <w:lang w:val="es-ES"/>
              </w:rPr>
            </w:pPr>
            <w:r w:rsidRPr="00BD62C4">
              <w:rPr>
                <w:rFonts w:ascii="Arial" w:hAnsi="Arial" w:cs="Arial"/>
                <w:lang w:val="es-ES"/>
              </w:rPr>
              <w:t>Confirmación de Inicio de Sesión</w:t>
            </w:r>
            <w:r w:rsidR="00157B3B" w:rsidRPr="00BD62C4">
              <w:rPr>
                <w:rFonts w:ascii="Arial" w:hAnsi="Arial" w:cs="Arial"/>
                <w:lang w:val="es-ES"/>
              </w:rPr>
              <w:t>.</w:t>
            </w:r>
          </w:p>
        </w:tc>
      </w:tr>
    </w:tbl>
    <w:p w14:paraId="7D037736" w14:textId="77777777" w:rsidR="00983268" w:rsidRPr="00BD62C4" w:rsidRDefault="00983268" w:rsidP="006572FD">
      <w:pPr>
        <w:rPr>
          <w:rFonts w:ascii="Arial" w:hAnsi="Arial" w:cs="Arial"/>
          <w:b/>
          <w:bCs/>
          <w:sz w:val="24"/>
          <w:szCs w:val="24"/>
        </w:rPr>
      </w:pPr>
    </w:p>
    <w:tbl>
      <w:tblPr>
        <w:tblStyle w:val="Tablaconcuadrcula"/>
        <w:tblW w:w="0" w:type="auto"/>
        <w:tblInd w:w="360" w:type="dxa"/>
        <w:tblLook w:val="04A0" w:firstRow="1" w:lastRow="0" w:firstColumn="1" w:lastColumn="0" w:noHBand="0" w:noVBand="1"/>
      </w:tblPr>
      <w:tblGrid>
        <w:gridCol w:w="2941"/>
        <w:gridCol w:w="5715"/>
      </w:tblGrid>
      <w:tr w:rsidR="008C717A" w:rsidRPr="00BD62C4" w14:paraId="482100FF" w14:textId="77777777" w:rsidTr="007A2A43">
        <w:tc>
          <w:tcPr>
            <w:tcW w:w="3037" w:type="dxa"/>
            <w:tcBorders>
              <w:top w:val="single" w:sz="4" w:space="0" w:color="auto"/>
              <w:left w:val="single" w:sz="4" w:space="0" w:color="auto"/>
              <w:bottom w:val="single" w:sz="4" w:space="0" w:color="auto"/>
              <w:right w:val="single" w:sz="4" w:space="0" w:color="auto"/>
            </w:tcBorders>
            <w:hideMark/>
          </w:tcPr>
          <w:p w14:paraId="1671C6FA" w14:textId="77777777" w:rsidR="006572FD" w:rsidRPr="00BD62C4" w:rsidRDefault="006572FD" w:rsidP="007A2A43">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t xml:space="preserve">Caso de uso </w:t>
            </w:r>
          </w:p>
        </w:tc>
        <w:tc>
          <w:tcPr>
            <w:tcW w:w="5953" w:type="dxa"/>
            <w:tcBorders>
              <w:top w:val="single" w:sz="4" w:space="0" w:color="auto"/>
              <w:left w:val="single" w:sz="4" w:space="0" w:color="auto"/>
              <w:bottom w:val="single" w:sz="4" w:space="0" w:color="auto"/>
              <w:right w:val="single" w:sz="4" w:space="0" w:color="auto"/>
            </w:tcBorders>
            <w:hideMark/>
          </w:tcPr>
          <w:p w14:paraId="25EB1F6B" w14:textId="166B643A" w:rsidR="006572FD" w:rsidRPr="00BD62C4" w:rsidRDefault="006572FD" w:rsidP="007A2A43">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t>Registr</w:t>
            </w:r>
            <w:r w:rsidR="00962DE6" w:rsidRPr="00BD62C4">
              <w:rPr>
                <w:rFonts w:ascii="Arial" w:eastAsia="Times New Roman" w:hAnsi="Arial" w:cs="Arial"/>
                <w:b/>
                <w:bCs/>
                <w:sz w:val="24"/>
                <w:szCs w:val="24"/>
                <w:lang w:val="es-ES" w:eastAsia="es-NI"/>
              </w:rPr>
              <w:t>o de</w:t>
            </w:r>
            <w:r w:rsidRPr="00BD62C4">
              <w:rPr>
                <w:rFonts w:ascii="Arial" w:eastAsia="Times New Roman" w:hAnsi="Arial" w:cs="Arial"/>
                <w:b/>
                <w:bCs/>
                <w:sz w:val="24"/>
                <w:szCs w:val="24"/>
                <w:lang w:val="es-ES" w:eastAsia="es-NI"/>
              </w:rPr>
              <w:t xml:space="preserve"> </w:t>
            </w:r>
            <w:r w:rsidR="00043C1F" w:rsidRPr="00BD62C4">
              <w:rPr>
                <w:rFonts w:ascii="Arial" w:eastAsia="Times New Roman" w:hAnsi="Arial" w:cs="Arial"/>
                <w:b/>
                <w:bCs/>
                <w:sz w:val="24"/>
                <w:szCs w:val="24"/>
                <w:lang w:val="es-ES" w:eastAsia="es-NI"/>
              </w:rPr>
              <w:t>asistencia</w:t>
            </w:r>
          </w:p>
        </w:tc>
      </w:tr>
      <w:tr w:rsidR="008C717A" w:rsidRPr="00BD62C4" w14:paraId="7139A4CC" w14:textId="77777777" w:rsidTr="007A2A43">
        <w:tc>
          <w:tcPr>
            <w:tcW w:w="3037" w:type="dxa"/>
            <w:tcBorders>
              <w:top w:val="single" w:sz="4" w:space="0" w:color="auto"/>
              <w:left w:val="single" w:sz="4" w:space="0" w:color="auto"/>
              <w:bottom w:val="single" w:sz="4" w:space="0" w:color="auto"/>
              <w:right w:val="single" w:sz="4" w:space="0" w:color="auto"/>
            </w:tcBorders>
            <w:hideMark/>
          </w:tcPr>
          <w:p w14:paraId="35300829" w14:textId="545CEBC8" w:rsidR="006572FD" w:rsidRPr="00BD62C4" w:rsidRDefault="006572F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Requerimiento</w:t>
            </w:r>
            <w:r w:rsidR="009F6B0E" w:rsidRPr="00BD62C4">
              <w:rPr>
                <w:rFonts w:ascii="Arial" w:eastAsia="Times New Roman" w:hAnsi="Arial" w:cs="Arial"/>
                <w:lang w:val="es-ES" w:eastAsia="es-NI"/>
              </w:rPr>
              <w:t>s</w:t>
            </w:r>
            <w:r w:rsidRPr="00BD62C4">
              <w:rPr>
                <w:rFonts w:ascii="Arial" w:eastAsia="Times New Roman" w:hAnsi="Arial" w:cs="Arial"/>
                <w:lang w:val="es-ES" w:eastAsia="es-NI"/>
              </w:rPr>
              <w:t xml:space="preserve"> Relacionados </w:t>
            </w:r>
          </w:p>
        </w:tc>
        <w:tc>
          <w:tcPr>
            <w:tcW w:w="5953" w:type="dxa"/>
            <w:tcBorders>
              <w:top w:val="single" w:sz="4" w:space="0" w:color="auto"/>
              <w:left w:val="single" w:sz="4" w:space="0" w:color="auto"/>
              <w:bottom w:val="single" w:sz="4" w:space="0" w:color="auto"/>
              <w:right w:val="single" w:sz="4" w:space="0" w:color="auto"/>
            </w:tcBorders>
            <w:hideMark/>
          </w:tcPr>
          <w:p w14:paraId="090F9892" w14:textId="62104FE7" w:rsidR="00A02BEB" w:rsidRPr="00BD62C4" w:rsidRDefault="00A02BEB" w:rsidP="009E5827">
            <w:pPr>
              <w:numPr>
                <w:ilvl w:val="0"/>
                <w:numId w:val="24"/>
              </w:numPr>
              <w:spacing w:before="100" w:beforeAutospacing="1" w:after="100" w:afterAutospacing="1"/>
              <w:rPr>
                <w:rFonts w:ascii="Arial" w:eastAsia="Times New Roman" w:hAnsi="Arial" w:cs="Arial"/>
                <w:kern w:val="0"/>
                <w:lang w:val="es-ES" w:eastAsia="es-ES"/>
                <w14:ligatures w14:val="none"/>
              </w:rPr>
            </w:pPr>
            <w:r w:rsidRPr="00BD62C4">
              <w:rPr>
                <w:rFonts w:ascii="Arial" w:eastAsia="Times New Roman" w:hAnsi="Arial" w:cs="Arial"/>
                <w:kern w:val="0"/>
                <w:lang w:val="es-ES" w:eastAsia="es-ES"/>
                <w14:ligatures w14:val="none"/>
              </w:rPr>
              <w:t xml:space="preserve">Uso de Zona </w:t>
            </w:r>
            <w:proofErr w:type="spellStart"/>
            <w:r w:rsidRPr="00BD62C4">
              <w:rPr>
                <w:rFonts w:ascii="Arial" w:eastAsia="Times New Roman" w:hAnsi="Arial" w:cs="Arial"/>
                <w:kern w:val="0"/>
                <w:lang w:val="es-ES" w:eastAsia="es-ES"/>
                <w14:ligatures w14:val="none"/>
              </w:rPr>
              <w:t>Wi</w:t>
            </w:r>
            <w:proofErr w:type="spellEnd"/>
            <w:r w:rsidRPr="00BD62C4">
              <w:rPr>
                <w:rFonts w:ascii="Arial" w:eastAsia="Times New Roman" w:hAnsi="Arial" w:cs="Arial"/>
                <w:kern w:val="0"/>
                <w:lang w:val="es-ES" w:eastAsia="es-ES"/>
                <w14:ligatures w14:val="none"/>
              </w:rPr>
              <w:t>-Fi.</w:t>
            </w:r>
          </w:p>
          <w:p w14:paraId="23A298A8" w14:textId="76472734" w:rsidR="00A02BEB" w:rsidRPr="00BD62C4" w:rsidRDefault="00A02BEB" w:rsidP="009E5827">
            <w:pPr>
              <w:numPr>
                <w:ilvl w:val="0"/>
                <w:numId w:val="24"/>
              </w:numPr>
              <w:spacing w:before="100" w:beforeAutospacing="1" w:after="100" w:afterAutospacing="1"/>
              <w:rPr>
                <w:rFonts w:ascii="Arial" w:eastAsia="Times New Roman" w:hAnsi="Arial" w:cs="Arial"/>
                <w:kern w:val="0"/>
                <w:lang w:val="es-ES" w:eastAsia="es-ES"/>
                <w14:ligatures w14:val="none"/>
              </w:rPr>
            </w:pPr>
            <w:r w:rsidRPr="00BD62C4">
              <w:rPr>
                <w:rFonts w:ascii="Arial" w:eastAsia="Times New Roman" w:hAnsi="Arial" w:cs="Arial"/>
                <w:kern w:val="0"/>
                <w:lang w:val="es-ES" w:eastAsia="es-ES"/>
                <w14:ligatures w14:val="none"/>
              </w:rPr>
              <w:t>Detección y comparación de dispositivos conectados con una lista de estudiantes</w:t>
            </w:r>
            <w:r w:rsidR="00A034F9" w:rsidRPr="00BD62C4">
              <w:rPr>
                <w:rFonts w:ascii="Arial" w:eastAsia="Times New Roman" w:hAnsi="Arial" w:cs="Arial"/>
                <w:kern w:val="0"/>
                <w:lang w:val="es-ES" w:eastAsia="es-ES"/>
                <w14:ligatures w14:val="none"/>
              </w:rPr>
              <w:t xml:space="preserve"> esperados</w:t>
            </w:r>
            <w:r w:rsidRPr="00BD62C4">
              <w:rPr>
                <w:rFonts w:ascii="Arial" w:eastAsia="Times New Roman" w:hAnsi="Arial" w:cs="Arial"/>
                <w:kern w:val="0"/>
                <w:lang w:val="es-ES" w:eastAsia="es-ES"/>
                <w14:ligatures w14:val="none"/>
              </w:rPr>
              <w:t>.</w:t>
            </w:r>
          </w:p>
          <w:p w14:paraId="2FC73C06" w14:textId="16C0A5AC" w:rsidR="00A02BEB" w:rsidRPr="00BD62C4" w:rsidRDefault="007B1F10" w:rsidP="009E5827">
            <w:pPr>
              <w:numPr>
                <w:ilvl w:val="0"/>
                <w:numId w:val="24"/>
              </w:numPr>
              <w:spacing w:before="100" w:beforeAutospacing="1" w:after="100" w:afterAutospacing="1"/>
              <w:rPr>
                <w:rFonts w:ascii="Arial" w:eastAsia="Times New Roman" w:hAnsi="Arial" w:cs="Arial"/>
                <w:kern w:val="0"/>
                <w:lang w:val="es-ES" w:eastAsia="es-ES"/>
                <w14:ligatures w14:val="none"/>
              </w:rPr>
            </w:pPr>
            <w:r w:rsidRPr="00BD62C4">
              <w:rPr>
                <w:rFonts w:ascii="Arial" w:eastAsia="Times New Roman" w:hAnsi="Arial" w:cs="Arial"/>
                <w:kern w:val="0"/>
                <w:lang w:val="es-ES" w:eastAsia="es-ES"/>
                <w14:ligatures w14:val="none"/>
              </w:rPr>
              <w:t>Inicio de sesión de los usuarios</w:t>
            </w:r>
            <w:r w:rsidR="00A02BEB" w:rsidRPr="00BD62C4">
              <w:rPr>
                <w:rFonts w:ascii="Arial" w:eastAsia="Times New Roman" w:hAnsi="Arial" w:cs="Arial"/>
                <w:kern w:val="0"/>
                <w:lang w:val="es-ES" w:eastAsia="es-ES"/>
                <w14:ligatures w14:val="none"/>
              </w:rPr>
              <w:t>.</w:t>
            </w:r>
          </w:p>
          <w:p w14:paraId="0956879A" w14:textId="77777777" w:rsidR="00A02BEB" w:rsidRPr="00BD62C4" w:rsidRDefault="00A02BEB" w:rsidP="009E5827">
            <w:pPr>
              <w:numPr>
                <w:ilvl w:val="0"/>
                <w:numId w:val="24"/>
              </w:numPr>
              <w:spacing w:before="100" w:beforeAutospacing="1" w:after="100" w:afterAutospacing="1"/>
              <w:rPr>
                <w:rFonts w:ascii="Arial" w:eastAsia="Times New Roman" w:hAnsi="Arial" w:cs="Arial"/>
                <w:kern w:val="0"/>
                <w:lang w:val="es-ES" w:eastAsia="es-ES"/>
                <w14:ligatures w14:val="none"/>
              </w:rPr>
            </w:pPr>
            <w:r w:rsidRPr="00BD62C4">
              <w:rPr>
                <w:rFonts w:ascii="Arial" w:eastAsia="Times New Roman" w:hAnsi="Arial" w:cs="Arial"/>
                <w:kern w:val="0"/>
                <w:lang w:val="es-ES" w:eastAsia="es-ES"/>
                <w14:ligatures w14:val="none"/>
              </w:rPr>
              <w:t>Notificaciones sobre dispositivos no autorizados.</w:t>
            </w:r>
          </w:p>
          <w:p w14:paraId="36A8C640" w14:textId="77777777" w:rsidR="00A02BEB" w:rsidRPr="00BD62C4" w:rsidRDefault="00A02BEB" w:rsidP="009E5827">
            <w:pPr>
              <w:numPr>
                <w:ilvl w:val="0"/>
                <w:numId w:val="24"/>
              </w:numPr>
              <w:spacing w:before="100" w:beforeAutospacing="1" w:after="100" w:afterAutospacing="1"/>
              <w:rPr>
                <w:rFonts w:ascii="Arial" w:eastAsia="Times New Roman" w:hAnsi="Arial" w:cs="Arial"/>
                <w:kern w:val="0"/>
                <w:lang w:val="es-ES" w:eastAsia="es-ES"/>
                <w14:ligatures w14:val="none"/>
              </w:rPr>
            </w:pPr>
            <w:r w:rsidRPr="00BD62C4">
              <w:rPr>
                <w:rFonts w:ascii="Arial" w:eastAsia="Times New Roman" w:hAnsi="Arial" w:cs="Arial"/>
                <w:kern w:val="0"/>
                <w:lang w:val="es-ES" w:eastAsia="es-ES"/>
                <w14:ligatures w14:val="none"/>
              </w:rPr>
              <w:t>Generación de reportes de asistencia.</w:t>
            </w:r>
          </w:p>
          <w:p w14:paraId="0EB5D85A" w14:textId="77777777" w:rsidR="006572FD" w:rsidRPr="00BD62C4" w:rsidRDefault="006572FD" w:rsidP="007A2A43">
            <w:pPr>
              <w:spacing w:before="100" w:beforeAutospacing="1" w:after="100" w:afterAutospacing="1" w:line="360" w:lineRule="auto"/>
              <w:jc w:val="both"/>
              <w:rPr>
                <w:rFonts w:ascii="Arial" w:eastAsia="Times New Roman" w:hAnsi="Arial" w:cs="Arial"/>
                <w:lang w:val="es-ES" w:eastAsia="es-NI"/>
              </w:rPr>
            </w:pPr>
          </w:p>
        </w:tc>
      </w:tr>
      <w:tr w:rsidR="008C717A" w:rsidRPr="00BD62C4" w14:paraId="2F8CAB35" w14:textId="77777777" w:rsidTr="007A2A43">
        <w:tc>
          <w:tcPr>
            <w:tcW w:w="3037" w:type="dxa"/>
            <w:tcBorders>
              <w:top w:val="single" w:sz="4" w:space="0" w:color="auto"/>
              <w:left w:val="single" w:sz="4" w:space="0" w:color="auto"/>
              <w:bottom w:val="single" w:sz="4" w:space="0" w:color="auto"/>
              <w:right w:val="single" w:sz="4" w:space="0" w:color="auto"/>
            </w:tcBorders>
            <w:hideMark/>
          </w:tcPr>
          <w:p w14:paraId="4B74177A" w14:textId="77777777" w:rsidR="006572FD" w:rsidRPr="00BD62C4" w:rsidRDefault="006572F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Objetivo en contexto</w:t>
            </w:r>
          </w:p>
        </w:tc>
        <w:tc>
          <w:tcPr>
            <w:tcW w:w="5953" w:type="dxa"/>
            <w:tcBorders>
              <w:top w:val="single" w:sz="4" w:space="0" w:color="auto"/>
              <w:left w:val="single" w:sz="4" w:space="0" w:color="auto"/>
              <w:bottom w:val="single" w:sz="4" w:space="0" w:color="auto"/>
              <w:right w:val="single" w:sz="4" w:space="0" w:color="auto"/>
            </w:tcBorders>
            <w:hideMark/>
          </w:tcPr>
          <w:p w14:paraId="3FB5766B" w14:textId="682E17D3" w:rsidR="006572FD" w:rsidRPr="00BD62C4" w:rsidRDefault="00235312" w:rsidP="00235312">
            <w:pPr>
              <w:rPr>
                <w:rFonts w:ascii="Arial" w:eastAsia="Times New Roman" w:hAnsi="Arial" w:cs="Arial"/>
                <w:lang w:val="es-ES" w:eastAsia="es-NI"/>
              </w:rPr>
            </w:pPr>
            <w:r w:rsidRPr="00BD62C4">
              <w:rPr>
                <w:rFonts w:ascii="Arial" w:eastAsia="Times New Roman" w:hAnsi="Arial" w:cs="Arial"/>
                <w:lang w:val="es-ES" w:eastAsia="es-NI"/>
              </w:rPr>
              <w:t xml:space="preserve">Registrar automáticamente la asistencia de los estudiantes en una clase utilizando la función de Zona </w:t>
            </w:r>
            <w:proofErr w:type="spellStart"/>
            <w:r w:rsidRPr="00BD62C4">
              <w:rPr>
                <w:rFonts w:ascii="Arial" w:eastAsia="Times New Roman" w:hAnsi="Arial" w:cs="Arial"/>
                <w:lang w:val="es-ES" w:eastAsia="es-NI"/>
              </w:rPr>
              <w:t>Wi</w:t>
            </w:r>
            <w:proofErr w:type="spellEnd"/>
            <w:r w:rsidRPr="00BD62C4">
              <w:rPr>
                <w:rFonts w:ascii="Arial" w:eastAsia="Times New Roman" w:hAnsi="Arial" w:cs="Arial"/>
                <w:lang w:val="es-ES" w:eastAsia="es-NI"/>
              </w:rPr>
              <w:t>-Fi de los dispositivos del profesor y los estudiantes.</w:t>
            </w:r>
          </w:p>
        </w:tc>
      </w:tr>
      <w:tr w:rsidR="008C717A" w:rsidRPr="00BD62C4" w14:paraId="65EF44F5" w14:textId="77777777" w:rsidTr="007A2A43">
        <w:tc>
          <w:tcPr>
            <w:tcW w:w="3037" w:type="dxa"/>
            <w:tcBorders>
              <w:top w:val="single" w:sz="4" w:space="0" w:color="auto"/>
              <w:left w:val="single" w:sz="4" w:space="0" w:color="auto"/>
              <w:bottom w:val="single" w:sz="4" w:space="0" w:color="auto"/>
              <w:right w:val="single" w:sz="4" w:space="0" w:color="auto"/>
            </w:tcBorders>
            <w:hideMark/>
          </w:tcPr>
          <w:p w14:paraId="4290DCE8" w14:textId="77777777" w:rsidR="006572FD" w:rsidRPr="00BD62C4" w:rsidRDefault="006572F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Precondiciones</w:t>
            </w:r>
          </w:p>
        </w:tc>
        <w:tc>
          <w:tcPr>
            <w:tcW w:w="5953" w:type="dxa"/>
            <w:tcBorders>
              <w:top w:val="single" w:sz="4" w:space="0" w:color="auto"/>
              <w:left w:val="single" w:sz="4" w:space="0" w:color="auto"/>
              <w:bottom w:val="single" w:sz="4" w:space="0" w:color="auto"/>
              <w:right w:val="single" w:sz="4" w:space="0" w:color="auto"/>
            </w:tcBorders>
            <w:hideMark/>
          </w:tcPr>
          <w:p w14:paraId="162E5983" w14:textId="77777777" w:rsidR="00495BD5" w:rsidRPr="00BD62C4" w:rsidRDefault="00495BD5" w:rsidP="009E5827">
            <w:pPr>
              <w:pStyle w:val="Prrafodelista"/>
              <w:numPr>
                <w:ilvl w:val="0"/>
                <w:numId w:val="22"/>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 xml:space="preserve">El profesor debe tener la capacidad de crear una Zona </w:t>
            </w:r>
            <w:proofErr w:type="spellStart"/>
            <w:r w:rsidRPr="00BD62C4">
              <w:rPr>
                <w:rFonts w:ascii="Arial" w:eastAsia="Times New Roman" w:hAnsi="Arial" w:cs="Arial"/>
                <w:kern w:val="0"/>
                <w:lang w:val="es-ES" w:eastAsia="es-NI"/>
                <w14:ligatures w14:val="none"/>
              </w:rPr>
              <w:t>Wi</w:t>
            </w:r>
            <w:proofErr w:type="spellEnd"/>
            <w:r w:rsidRPr="00BD62C4">
              <w:rPr>
                <w:rFonts w:ascii="Arial" w:eastAsia="Times New Roman" w:hAnsi="Arial" w:cs="Arial"/>
                <w:kern w:val="0"/>
                <w:lang w:val="es-ES" w:eastAsia="es-NI"/>
                <w14:ligatures w14:val="none"/>
              </w:rPr>
              <w:t>-Fi en su dispositivo.</w:t>
            </w:r>
          </w:p>
          <w:p w14:paraId="0B2CAC2B" w14:textId="77777777" w:rsidR="00495BD5" w:rsidRPr="00BD62C4" w:rsidRDefault="00495BD5" w:rsidP="009E5827">
            <w:pPr>
              <w:pStyle w:val="Prrafodelista"/>
              <w:numPr>
                <w:ilvl w:val="0"/>
                <w:numId w:val="22"/>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 xml:space="preserve">Los estudiantes deben tener dispositivos que puedan conectarse a la Zona </w:t>
            </w:r>
            <w:proofErr w:type="spellStart"/>
            <w:r w:rsidRPr="00BD62C4">
              <w:rPr>
                <w:rFonts w:ascii="Arial" w:eastAsia="Times New Roman" w:hAnsi="Arial" w:cs="Arial"/>
                <w:kern w:val="0"/>
                <w:lang w:val="es-ES" w:eastAsia="es-NI"/>
                <w14:ligatures w14:val="none"/>
              </w:rPr>
              <w:t>Wi</w:t>
            </w:r>
            <w:proofErr w:type="spellEnd"/>
            <w:r w:rsidRPr="00BD62C4">
              <w:rPr>
                <w:rFonts w:ascii="Arial" w:eastAsia="Times New Roman" w:hAnsi="Arial" w:cs="Arial"/>
                <w:kern w:val="0"/>
                <w:lang w:val="es-ES" w:eastAsia="es-NI"/>
                <w14:ligatures w14:val="none"/>
              </w:rPr>
              <w:t>-Fi del profesor.</w:t>
            </w:r>
          </w:p>
          <w:p w14:paraId="4BD59C3A" w14:textId="185176A2" w:rsidR="00495BD5" w:rsidRPr="00BD62C4" w:rsidRDefault="00495BD5" w:rsidP="009E5827">
            <w:pPr>
              <w:pStyle w:val="Prrafodelista"/>
              <w:numPr>
                <w:ilvl w:val="0"/>
                <w:numId w:val="22"/>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Debe existir una lista de estudiantes</w:t>
            </w:r>
            <w:r w:rsidR="00D613A2" w:rsidRPr="00BD62C4">
              <w:rPr>
                <w:rFonts w:ascii="Arial" w:eastAsia="Times New Roman" w:hAnsi="Arial" w:cs="Arial"/>
                <w:kern w:val="0"/>
                <w:lang w:val="es-ES" w:eastAsia="es-NI"/>
                <w14:ligatures w14:val="none"/>
              </w:rPr>
              <w:t xml:space="preserve"> esperados</w:t>
            </w:r>
            <w:r w:rsidRPr="00BD62C4">
              <w:rPr>
                <w:rFonts w:ascii="Arial" w:eastAsia="Times New Roman" w:hAnsi="Arial" w:cs="Arial"/>
                <w:kern w:val="0"/>
                <w:lang w:val="es-ES" w:eastAsia="es-NI"/>
                <w14:ligatures w14:val="none"/>
              </w:rPr>
              <w:t>.</w:t>
            </w:r>
          </w:p>
          <w:p w14:paraId="4A778327" w14:textId="5CD73629" w:rsidR="006572FD" w:rsidRPr="00BD62C4" w:rsidRDefault="00495BD5" w:rsidP="009E5827">
            <w:pPr>
              <w:pStyle w:val="Prrafodelista"/>
              <w:numPr>
                <w:ilvl w:val="0"/>
                <w:numId w:val="22"/>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La aplicación debe estar instalada y configurada en el dispositivo del profesor.</w:t>
            </w:r>
          </w:p>
        </w:tc>
      </w:tr>
      <w:tr w:rsidR="008C717A" w:rsidRPr="00BD62C4" w14:paraId="57704DB0" w14:textId="77777777" w:rsidTr="007A2A43">
        <w:tc>
          <w:tcPr>
            <w:tcW w:w="3037" w:type="dxa"/>
            <w:tcBorders>
              <w:top w:val="single" w:sz="4" w:space="0" w:color="auto"/>
              <w:left w:val="single" w:sz="4" w:space="0" w:color="auto"/>
              <w:bottom w:val="single" w:sz="4" w:space="0" w:color="auto"/>
              <w:right w:val="single" w:sz="4" w:space="0" w:color="auto"/>
            </w:tcBorders>
            <w:hideMark/>
          </w:tcPr>
          <w:p w14:paraId="27356A62" w14:textId="77777777" w:rsidR="006572FD" w:rsidRPr="00BD62C4" w:rsidRDefault="006572F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Final exitoso </w:t>
            </w:r>
          </w:p>
        </w:tc>
        <w:tc>
          <w:tcPr>
            <w:tcW w:w="5953" w:type="dxa"/>
            <w:tcBorders>
              <w:top w:val="single" w:sz="4" w:space="0" w:color="auto"/>
              <w:left w:val="single" w:sz="4" w:space="0" w:color="auto"/>
              <w:bottom w:val="single" w:sz="4" w:space="0" w:color="auto"/>
              <w:right w:val="single" w:sz="4" w:space="0" w:color="auto"/>
            </w:tcBorders>
            <w:hideMark/>
          </w:tcPr>
          <w:p w14:paraId="473F0359" w14:textId="1ED93FB8" w:rsidR="006572FD" w:rsidRPr="00BD62C4" w:rsidRDefault="000B16A3" w:rsidP="007A2A43">
            <w:pPr>
              <w:pStyle w:val="Prrafodelista"/>
              <w:ind w:left="360"/>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 xml:space="preserve">La asistencia de los estudiantes se registra automáticamente en la aplicación cuando sus dispositivos se conectan a la Zona </w:t>
            </w:r>
            <w:proofErr w:type="spellStart"/>
            <w:r w:rsidRPr="00BD62C4">
              <w:rPr>
                <w:rFonts w:ascii="Arial" w:eastAsia="Times New Roman" w:hAnsi="Arial" w:cs="Arial"/>
                <w:kern w:val="0"/>
                <w:lang w:val="es-ES" w:eastAsia="es-NI"/>
                <w14:ligatures w14:val="none"/>
              </w:rPr>
              <w:t>Wi</w:t>
            </w:r>
            <w:proofErr w:type="spellEnd"/>
            <w:r w:rsidRPr="00BD62C4">
              <w:rPr>
                <w:rFonts w:ascii="Arial" w:eastAsia="Times New Roman" w:hAnsi="Arial" w:cs="Arial"/>
                <w:kern w:val="0"/>
                <w:lang w:val="es-ES" w:eastAsia="es-NI"/>
                <w14:ligatures w14:val="none"/>
              </w:rPr>
              <w:t>-Fi del profesor.</w:t>
            </w:r>
          </w:p>
        </w:tc>
      </w:tr>
      <w:tr w:rsidR="008C717A" w:rsidRPr="00BD62C4" w14:paraId="1B2C411A" w14:textId="77777777" w:rsidTr="007A2A43">
        <w:tc>
          <w:tcPr>
            <w:tcW w:w="3037" w:type="dxa"/>
            <w:tcBorders>
              <w:top w:val="single" w:sz="4" w:space="0" w:color="auto"/>
              <w:left w:val="single" w:sz="4" w:space="0" w:color="auto"/>
              <w:bottom w:val="single" w:sz="4" w:space="0" w:color="auto"/>
              <w:right w:val="single" w:sz="4" w:space="0" w:color="auto"/>
            </w:tcBorders>
            <w:hideMark/>
          </w:tcPr>
          <w:p w14:paraId="0A614969" w14:textId="77777777" w:rsidR="006572FD" w:rsidRPr="00BD62C4" w:rsidRDefault="006572F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Final fallido</w:t>
            </w:r>
          </w:p>
        </w:tc>
        <w:tc>
          <w:tcPr>
            <w:tcW w:w="5953" w:type="dxa"/>
            <w:tcBorders>
              <w:top w:val="single" w:sz="4" w:space="0" w:color="auto"/>
              <w:left w:val="single" w:sz="4" w:space="0" w:color="auto"/>
              <w:bottom w:val="single" w:sz="4" w:space="0" w:color="auto"/>
              <w:right w:val="single" w:sz="4" w:space="0" w:color="auto"/>
            </w:tcBorders>
            <w:hideMark/>
          </w:tcPr>
          <w:p w14:paraId="7EE3460F" w14:textId="77777777" w:rsidR="00A44267" w:rsidRPr="00BD62C4" w:rsidRDefault="00A44267" w:rsidP="009E5827">
            <w:pPr>
              <w:pStyle w:val="Prrafodelista"/>
              <w:numPr>
                <w:ilvl w:val="0"/>
                <w:numId w:val="23"/>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 xml:space="preserve">Los dispositivos de los estudiantes no pueden conectarse a la Zona </w:t>
            </w:r>
            <w:proofErr w:type="spellStart"/>
            <w:r w:rsidRPr="00BD62C4">
              <w:rPr>
                <w:rFonts w:ascii="Arial" w:eastAsia="Times New Roman" w:hAnsi="Arial" w:cs="Arial"/>
                <w:kern w:val="0"/>
                <w:lang w:val="es-ES" w:eastAsia="es-NI"/>
                <w14:ligatures w14:val="none"/>
              </w:rPr>
              <w:t>Wi</w:t>
            </w:r>
            <w:proofErr w:type="spellEnd"/>
            <w:r w:rsidRPr="00BD62C4">
              <w:rPr>
                <w:rFonts w:ascii="Arial" w:eastAsia="Times New Roman" w:hAnsi="Arial" w:cs="Arial"/>
                <w:kern w:val="0"/>
                <w:lang w:val="es-ES" w:eastAsia="es-NI"/>
                <w14:ligatures w14:val="none"/>
              </w:rPr>
              <w:t>-Fi del profesor.</w:t>
            </w:r>
          </w:p>
          <w:p w14:paraId="7003A52F" w14:textId="77777777" w:rsidR="00A44267" w:rsidRPr="00BD62C4" w:rsidRDefault="00A44267" w:rsidP="009E5827">
            <w:pPr>
              <w:pStyle w:val="Prrafodelista"/>
              <w:numPr>
                <w:ilvl w:val="0"/>
                <w:numId w:val="23"/>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La aplicación no puede detectar los dispositivos conectados.</w:t>
            </w:r>
          </w:p>
          <w:p w14:paraId="56E4E01A" w14:textId="29A66159" w:rsidR="00A44267" w:rsidRPr="00BD62C4" w:rsidRDefault="00D61EDA" w:rsidP="009E5827">
            <w:pPr>
              <w:pStyle w:val="Prrafodelista"/>
              <w:numPr>
                <w:ilvl w:val="0"/>
                <w:numId w:val="23"/>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N</w:t>
            </w:r>
            <w:r w:rsidR="00A44267" w:rsidRPr="00BD62C4">
              <w:rPr>
                <w:rFonts w:ascii="Arial" w:eastAsia="Times New Roman" w:hAnsi="Arial" w:cs="Arial"/>
                <w:kern w:val="0"/>
                <w:lang w:val="es-ES" w:eastAsia="es-NI"/>
                <w14:ligatures w14:val="none"/>
              </w:rPr>
              <w:t>o se encuentra coincidencia</w:t>
            </w:r>
            <w:r w:rsidRPr="00BD62C4">
              <w:rPr>
                <w:rFonts w:ascii="Arial" w:eastAsia="Times New Roman" w:hAnsi="Arial" w:cs="Arial"/>
                <w:kern w:val="0"/>
                <w:lang w:val="es-ES" w:eastAsia="es-NI"/>
                <w14:ligatures w14:val="none"/>
              </w:rPr>
              <w:t xml:space="preserve"> </w:t>
            </w:r>
            <w:r w:rsidR="00A720CA" w:rsidRPr="00BD62C4">
              <w:rPr>
                <w:rFonts w:ascii="Arial" w:eastAsia="Times New Roman" w:hAnsi="Arial" w:cs="Arial"/>
                <w:kern w:val="0"/>
                <w:lang w:val="es-ES" w:eastAsia="es-NI"/>
                <w14:ligatures w14:val="none"/>
              </w:rPr>
              <w:t>con la lista</w:t>
            </w:r>
            <w:r w:rsidR="00A44267" w:rsidRPr="00BD62C4">
              <w:rPr>
                <w:rFonts w:ascii="Arial" w:eastAsia="Times New Roman" w:hAnsi="Arial" w:cs="Arial"/>
                <w:kern w:val="0"/>
                <w:lang w:val="es-ES" w:eastAsia="es-NI"/>
                <w14:ligatures w14:val="none"/>
              </w:rPr>
              <w:t>.</w:t>
            </w:r>
          </w:p>
          <w:p w14:paraId="5149E6E8" w14:textId="2576322B" w:rsidR="006572FD" w:rsidRPr="00BD62C4" w:rsidRDefault="00A44267" w:rsidP="009E5827">
            <w:pPr>
              <w:pStyle w:val="Prrafodelista"/>
              <w:numPr>
                <w:ilvl w:val="0"/>
                <w:numId w:val="23"/>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La aplicación no genera el reporte de asistencia correctamente.</w:t>
            </w:r>
          </w:p>
        </w:tc>
      </w:tr>
      <w:tr w:rsidR="008C717A" w:rsidRPr="00BD62C4" w14:paraId="4D8708FB" w14:textId="77777777" w:rsidTr="007A2A43">
        <w:tc>
          <w:tcPr>
            <w:tcW w:w="3037" w:type="dxa"/>
            <w:tcBorders>
              <w:top w:val="single" w:sz="4" w:space="0" w:color="auto"/>
              <w:left w:val="single" w:sz="4" w:space="0" w:color="auto"/>
              <w:bottom w:val="single" w:sz="4" w:space="0" w:color="auto"/>
              <w:right w:val="single" w:sz="4" w:space="0" w:color="auto"/>
            </w:tcBorders>
            <w:hideMark/>
          </w:tcPr>
          <w:p w14:paraId="0BCA4EBA" w14:textId="77777777" w:rsidR="006572FD" w:rsidRPr="00BD62C4" w:rsidRDefault="006572F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Actores principales</w:t>
            </w:r>
          </w:p>
        </w:tc>
        <w:tc>
          <w:tcPr>
            <w:tcW w:w="5953" w:type="dxa"/>
            <w:tcBorders>
              <w:top w:val="single" w:sz="4" w:space="0" w:color="auto"/>
              <w:left w:val="single" w:sz="4" w:space="0" w:color="auto"/>
              <w:bottom w:val="single" w:sz="4" w:space="0" w:color="auto"/>
              <w:right w:val="single" w:sz="4" w:space="0" w:color="auto"/>
            </w:tcBorders>
            <w:hideMark/>
          </w:tcPr>
          <w:p w14:paraId="6B3AE599" w14:textId="4D83190D" w:rsidR="006572FD" w:rsidRPr="00BD62C4" w:rsidRDefault="00396316" w:rsidP="00A44267">
            <w:p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Profesor</w:t>
            </w:r>
            <w:r w:rsidR="00E603A0" w:rsidRPr="00BD62C4">
              <w:rPr>
                <w:rFonts w:ascii="Arial" w:eastAsia="Times New Roman" w:hAnsi="Arial" w:cs="Arial"/>
                <w:kern w:val="0"/>
                <w:lang w:val="es-ES" w:eastAsia="es-NI"/>
                <w14:ligatures w14:val="none"/>
              </w:rPr>
              <w:t xml:space="preserve"> </w:t>
            </w:r>
            <w:r w:rsidR="009B34CD" w:rsidRPr="00BD62C4">
              <w:rPr>
                <w:rFonts w:ascii="Arial" w:eastAsia="Times New Roman" w:hAnsi="Arial" w:cs="Arial"/>
                <w:kern w:val="0"/>
                <w:lang w:val="es-ES" w:eastAsia="es-NI"/>
                <w14:ligatures w14:val="none"/>
              </w:rPr>
              <w:t>y</w:t>
            </w:r>
            <w:r w:rsidR="0034438F" w:rsidRPr="00BD62C4">
              <w:rPr>
                <w:rFonts w:ascii="Arial" w:eastAsia="Times New Roman" w:hAnsi="Arial" w:cs="Arial"/>
                <w:kern w:val="0"/>
                <w:lang w:val="es-ES" w:eastAsia="es-NI"/>
                <w14:ligatures w14:val="none"/>
              </w:rPr>
              <w:t xml:space="preserve"> Estudiantes.</w:t>
            </w:r>
          </w:p>
        </w:tc>
      </w:tr>
      <w:tr w:rsidR="008C717A" w:rsidRPr="00BD62C4" w14:paraId="75C9B285" w14:textId="77777777" w:rsidTr="007A2A43">
        <w:tc>
          <w:tcPr>
            <w:tcW w:w="3037" w:type="dxa"/>
            <w:tcBorders>
              <w:top w:val="single" w:sz="4" w:space="0" w:color="auto"/>
              <w:left w:val="single" w:sz="4" w:space="0" w:color="auto"/>
              <w:bottom w:val="single" w:sz="4" w:space="0" w:color="auto"/>
              <w:right w:val="single" w:sz="4" w:space="0" w:color="auto"/>
            </w:tcBorders>
            <w:hideMark/>
          </w:tcPr>
          <w:p w14:paraId="50705C53" w14:textId="77777777" w:rsidR="006572FD" w:rsidRPr="00BD62C4" w:rsidRDefault="006572FD"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Actores secundarios</w:t>
            </w:r>
          </w:p>
        </w:tc>
        <w:tc>
          <w:tcPr>
            <w:tcW w:w="5953" w:type="dxa"/>
            <w:tcBorders>
              <w:top w:val="single" w:sz="4" w:space="0" w:color="auto"/>
              <w:left w:val="single" w:sz="4" w:space="0" w:color="auto"/>
              <w:bottom w:val="single" w:sz="4" w:space="0" w:color="auto"/>
              <w:right w:val="single" w:sz="4" w:space="0" w:color="auto"/>
            </w:tcBorders>
            <w:hideMark/>
          </w:tcPr>
          <w:p w14:paraId="0192BF83" w14:textId="7EB90B4D" w:rsidR="006572FD" w:rsidRPr="00BD62C4" w:rsidRDefault="00A720CA" w:rsidP="007A2A43">
            <w:pPr>
              <w:rPr>
                <w:rFonts w:ascii="Arial" w:hAnsi="Arial" w:cs="Arial"/>
                <w:lang w:val="es-ES"/>
              </w:rPr>
            </w:pPr>
            <w:r w:rsidRPr="00BD62C4">
              <w:rPr>
                <w:rFonts w:ascii="Arial" w:hAnsi="Arial" w:cs="Arial"/>
                <w:lang w:val="es-ES"/>
              </w:rPr>
              <w:t>Sistema de registro de asistencia.</w:t>
            </w:r>
          </w:p>
        </w:tc>
      </w:tr>
      <w:tr w:rsidR="008C717A" w:rsidRPr="00BD62C4" w14:paraId="4A999903" w14:textId="77777777" w:rsidTr="007A2A43">
        <w:tc>
          <w:tcPr>
            <w:tcW w:w="3037" w:type="dxa"/>
            <w:tcBorders>
              <w:top w:val="single" w:sz="4" w:space="0" w:color="auto"/>
              <w:left w:val="single" w:sz="4" w:space="0" w:color="auto"/>
              <w:bottom w:val="single" w:sz="4" w:space="0" w:color="auto"/>
              <w:right w:val="single" w:sz="4" w:space="0" w:color="auto"/>
            </w:tcBorders>
            <w:hideMark/>
          </w:tcPr>
          <w:p w14:paraId="55D27F6B" w14:textId="77777777" w:rsidR="006572FD" w:rsidRPr="00BD62C4" w:rsidRDefault="006572FD"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Evento de inicio</w:t>
            </w:r>
          </w:p>
        </w:tc>
        <w:tc>
          <w:tcPr>
            <w:tcW w:w="5953" w:type="dxa"/>
            <w:tcBorders>
              <w:top w:val="single" w:sz="4" w:space="0" w:color="auto"/>
              <w:left w:val="single" w:sz="4" w:space="0" w:color="auto"/>
              <w:bottom w:val="single" w:sz="4" w:space="0" w:color="auto"/>
              <w:right w:val="single" w:sz="4" w:space="0" w:color="auto"/>
            </w:tcBorders>
            <w:hideMark/>
          </w:tcPr>
          <w:p w14:paraId="076F0EDB" w14:textId="489422CD" w:rsidR="006572FD" w:rsidRPr="00BD62C4" w:rsidRDefault="00301665" w:rsidP="007A2A43">
            <w:pPr>
              <w:rPr>
                <w:rFonts w:ascii="Arial" w:hAnsi="Arial" w:cs="Arial"/>
                <w:lang w:val="es-ES"/>
              </w:rPr>
            </w:pPr>
            <w:r w:rsidRPr="00BD62C4">
              <w:rPr>
                <w:rFonts w:ascii="Arial" w:hAnsi="Arial" w:cs="Arial"/>
                <w:lang w:val="es-ES"/>
              </w:rPr>
              <w:t xml:space="preserve">El profesor decide tomar la asistencia y activa la Zona </w:t>
            </w:r>
            <w:proofErr w:type="spellStart"/>
            <w:r w:rsidRPr="00BD62C4">
              <w:rPr>
                <w:rFonts w:ascii="Arial" w:hAnsi="Arial" w:cs="Arial"/>
                <w:lang w:val="es-ES"/>
              </w:rPr>
              <w:t>Wi</w:t>
            </w:r>
            <w:proofErr w:type="spellEnd"/>
            <w:r w:rsidRPr="00BD62C4">
              <w:rPr>
                <w:rFonts w:ascii="Arial" w:hAnsi="Arial" w:cs="Arial"/>
                <w:lang w:val="es-ES"/>
              </w:rPr>
              <w:t>-Fi en su dispositivo a través de la aplicación.</w:t>
            </w:r>
          </w:p>
        </w:tc>
      </w:tr>
      <w:tr w:rsidR="008C717A" w:rsidRPr="00BD62C4" w14:paraId="27AAD54E" w14:textId="77777777" w:rsidTr="007A2A43">
        <w:tc>
          <w:tcPr>
            <w:tcW w:w="3037" w:type="dxa"/>
            <w:tcBorders>
              <w:top w:val="single" w:sz="4" w:space="0" w:color="auto"/>
              <w:left w:val="single" w:sz="4" w:space="0" w:color="auto"/>
              <w:bottom w:val="single" w:sz="4" w:space="0" w:color="auto"/>
              <w:right w:val="single" w:sz="4" w:space="0" w:color="auto"/>
            </w:tcBorders>
            <w:hideMark/>
          </w:tcPr>
          <w:p w14:paraId="018FDD70" w14:textId="77777777" w:rsidR="006572FD" w:rsidRPr="00BD62C4" w:rsidRDefault="006572FD"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Flujo principal</w:t>
            </w:r>
          </w:p>
        </w:tc>
        <w:tc>
          <w:tcPr>
            <w:tcW w:w="5953" w:type="dxa"/>
            <w:tcBorders>
              <w:top w:val="single" w:sz="4" w:space="0" w:color="auto"/>
              <w:left w:val="single" w:sz="4" w:space="0" w:color="auto"/>
              <w:bottom w:val="single" w:sz="4" w:space="0" w:color="auto"/>
              <w:right w:val="single" w:sz="4" w:space="0" w:color="auto"/>
            </w:tcBorders>
            <w:hideMark/>
          </w:tcPr>
          <w:p w14:paraId="76CE4E58" w14:textId="535C3A3B" w:rsidR="00E75E5F" w:rsidRPr="00BD62C4" w:rsidRDefault="00E75E5F" w:rsidP="00E75E5F">
            <w:pPr>
              <w:rPr>
                <w:rFonts w:ascii="Arial" w:hAnsi="Arial" w:cs="Arial"/>
                <w:lang w:val="es-ES"/>
              </w:rPr>
            </w:pPr>
            <w:r w:rsidRPr="00BD62C4">
              <w:rPr>
                <w:rFonts w:ascii="Arial" w:hAnsi="Arial" w:cs="Arial"/>
                <w:lang w:val="es-ES"/>
              </w:rPr>
              <w:t xml:space="preserve">Activación de la Zona </w:t>
            </w:r>
            <w:proofErr w:type="spellStart"/>
            <w:r w:rsidRPr="00BD62C4">
              <w:rPr>
                <w:rFonts w:ascii="Arial" w:hAnsi="Arial" w:cs="Arial"/>
                <w:lang w:val="es-ES"/>
              </w:rPr>
              <w:t>Wi</w:t>
            </w:r>
            <w:proofErr w:type="spellEnd"/>
            <w:r w:rsidRPr="00BD62C4">
              <w:rPr>
                <w:rFonts w:ascii="Arial" w:hAnsi="Arial" w:cs="Arial"/>
                <w:lang w:val="es-ES"/>
              </w:rPr>
              <w:t>-Fi</w:t>
            </w:r>
            <w:r w:rsidR="00102335" w:rsidRPr="00BD62C4">
              <w:rPr>
                <w:rFonts w:ascii="Arial" w:hAnsi="Arial" w:cs="Arial"/>
                <w:lang w:val="es-ES"/>
              </w:rPr>
              <w:t>.</w:t>
            </w:r>
          </w:p>
          <w:p w14:paraId="63A0704A" w14:textId="67A5813F" w:rsidR="00E75E5F" w:rsidRPr="00BD62C4" w:rsidRDefault="00E75E5F" w:rsidP="00E75E5F">
            <w:pPr>
              <w:rPr>
                <w:rFonts w:ascii="Arial" w:hAnsi="Arial" w:cs="Arial"/>
                <w:lang w:val="es-ES"/>
              </w:rPr>
            </w:pPr>
            <w:r w:rsidRPr="00BD62C4">
              <w:rPr>
                <w:rFonts w:ascii="Arial" w:hAnsi="Arial" w:cs="Arial"/>
                <w:lang w:val="es-ES"/>
              </w:rPr>
              <w:t>Conexión de los Estudiantes</w:t>
            </w:r>
            <w:r w:rsidR="00102335" w:rsidRPr="00BD62C4">
              <w:rPr>
                <w:rFonts w:ascii="Arial" w:hAnsi="Arial" w:cs="Arial"/>
                <w:lang w:val="es-ES"/>
              </w:rPr>
              <w:t>.</w:t>
            </w:r>
          </w:p>
          <w:p w14:paraId="1D00BD7F" w14:textId="57580ADC" w:rsidR="00E75E5F" w:rsidRPr="00BD62C4" w:rsidRDefault="00E75E5F" w:rsidP="00E75E5F">
            <w:pPr>
              <w:rPr>
                <w:rFonts w:ascii="Arial" w:hAnsi="Arial" w:cs="Arial"/>
                <w:lang w:val="es-ES"/>
              </w:rPr>
            </w:pPr>
            <w:r w:rsidRPr="00BD62C4">
              <w:rPr>
                <w:rFonts w:ascii="Arial" w:hAnsi="Arial" w:cs="Arial"/>
                <w:lang w:val="es-ES"/>
              </w:rPr>
              <w:t>Detección de Dispositivos</w:t>
            </w:r>
            <w:r w:rsidR="00102335" w:rsidRPr="00BD62C4">
              <w:rPr>
                <w:rFonts w:ascii="Arial" w:hAnsi="Arial" w:cs="Arial"/>
                <w:lang w:val="es-ES"/>
              </w:rPr>
              <w:t>.</w:t>
            </w:r>
          </w:p>
          <w:p w14:paraId="40727938" w14:textId="04053893" w:rsidR="00E75E5F" w:rsidRPr="00BD62C4" w:rsidRDefault="00E75E5F" w:rsidP="00E75E5F">
            <w:pPr>
              <w:rPr>
                <w:rFonts w:ascii="Arial" w:hAnsi="Arial" w:cs="Arial"/>
                <w:lang w:val="es-ES"/>
              </w:rPr>
            </w:pPr>
            <w:r w:rsidRPr="00BD62C4">
              <w:rPr>
                <w:rFonts w:ascii="Arial" w:hAnsi="Arial" w:cs="Arial"/>
                <w:lang w:val="es-ES"/>
              </w:rPr>
              <w:t>Comparación de Dispositivos</w:t>
            </w:r>
            <w:r w:rsidR="00102335" w:rsidRPr="00BD62C4">
              <w:rPr>
                <w:rFonts w:ascii="Arial" w:hAnsi="Arial" w:cs="Arial"/>
                <w:lang w:val="es-ES"/>
              </w:rPr>
              <w:t>.</w:t>
            </w:r>
          </w:p>
          <w:p w14:paraId="02A12925" w14:textId="0928F9D6" w:rsidR="00E75E5F" w:rsidRPr="00BD62C4" w:rsidRDefault="00E75E5F" w:rsidP="00E75E5F">
            <w:pPr>
              <w:rPr>
                <w:rFonts w:ascii="Arial" w:hAnsi="Arial" w:cs="Arial"/>
                <w:lang w:val="es-ES"/>
              </w:rPr>
            </w:pPr>
            <w:r w:rsidRPr="00BD62C4">
              <w:rPr>
                <w:rFonts w:ascii="Arial" w:hAnsi="Arial" w:cs="Arial"/>
                <w:lang w:val="es-ES"/>
              </w:rPr>
              <w:t>Registro Automático de Asistencia</w:t>
            </w:r>
            <w:r w:rsidR="00102335" w:rsidRPr="00BD62C4">
              <w:rPr>
                <w:rFonts w:ascii="Arial" w:hAnsi="Arial" w:cs="Arial"/>
                <w:lang w:val="es-ES"/>
              </w:rPr>
              <w:t>.</w:t>
            </w:r>
          </w:p>
          <w:p w14:paraId="7BB43513" w14:textId="1407C54E" w:rsidR="00E75E5F" w:rsidRPr="00BD62C4" w:rsidRDefault="00E75E5F" w:rsidP="00E75E5F">
            <w:pPr>
              <w:rPr>
                <w:rFonts w:ascii="Arial" w:hAnsi="Arial" w:cs="Arial"/>
                <w:lang w:val="es-ES"/>
              </w:rPr>
            </w:pPr>
            <w:r w:rsidRPr="00BD62C4">
              <w:rPr>
                <w:rFonts w:ascii="Arial" w:hAnsi="Arial" w:cs="Arial"/>
                <w:lang w:val="es-ES"/>
              </w:rPr>
              <w:t>Notificaciones</w:t>
            </w:r>
            <w:r w:rsidR="00102335" w:rsidRPr="00BD62C4">
              <w:rPr>
                <w:rFonts w:ascii="Arial" w:hAnsi="Arial" w:cs="Arial"/>
                <w:lang w:val="es-ES"/>
              </w:rPr>
              <w:t xml:space="preserve"> de dispositivos no autorizados.</w:t>
            </w:r>
          </w:p>
          <w:p w14:paraId="7C4B8B51" w14:textId="0C0452D2" w:rsidR="00A14AB5" w:rsidRPr="00BD62C4" w:rsidRDefault="00E75E5F" w:rsidP="00A14AB5">
            <w:pPr>
              <w:rPr>
                <w:rFonts w:ascii="Arial" w:hAnsi="Arial" w:cs="Arial"/>
                <w:lang w:val="es-ES"/>
              </w:rPr>
            </w:pPr>
            <w:r w:rsidRPr="00BD62C4">
              <w:rPr>
                <w:rFonts w:ascii="Arial" w:hAnsi="Arial" w:cs="Arial"/>
                <w:lang w:val="es-ES"/>
              </w:rPr>
              <w:t>Clasificación de Asistencia</w:t>
            </w:r>
            <w:r w:rsidR="00A14AB5" w:rsidRPr="00BD62C4">
              <w:rPr>
                <w:rFonts w:ascii="Arial" w:hAnsi="Arial" w:cs="Arial"/>
                <w:lang w:val="es-ES"/>
              </w:rPr>
              <w:t xml:space="preserve"> (</w:t>
            </w:r>
            <w:r w:rsidR="008C717A" w:rsidRPr="00BD62C4">
              <w:rPr>
                <w:rFonts w:ascii="Arial" w:hAnsi="Arial" w:cs="Arial"/>
                <w:lang w:val="es-ES"/>
              </w:rPr>
              <w:t>P</w:t>
            </w:r>
            <w:r w:rsidR="00A14AB5" w:rsidRPr="00BD62C4">
              <w:rPr>
                <w:rFonts w:ascii="Arial" w:hAnsi="Arial" w:cs="Arial"/>
                <w:kern w:val="0"/>
                <w:lang w:val="es-ES"/>
                <w14:ligatures w14:val="none"/>
              </w:rPr>
              <w:t>/</w:t>
            </w:r>
            <w:r w:rsidR="008C717A" w:rsidRPr="00BD62C4">
              <w:rPr>
                <w:rFonts w:ascii="Arial" w:hAnsi="Arial" w:cs="Arial"/>
                <w:kern w:val="0"/>
                <w:lang w:val="es-ES"/>
                <w14:ligatures w14:val="none"/>
              </w:rPr>
              <w:t>A</w:t>
            </w:r>
            <w:r w:rsidR="00A14AB5" w:rsidRPr="00BD62C4">
              <w:rPr>
                <w:rFonts w:ascii="Arial" w:hAnsi="Arial" w:cs="Arial"/>
                <w:kern w:val="0"/>
                <w:lang w:val="es-ES"/>
                <w14:ligatures w14:val="none"/>
              </w:rPr>
              <w:t>/</w:t>
            </w:r>
            <w:r w:rsidR="008C717A" w:rsidRPr="00BD62C4">
              <w:rPr>
                <w:rFonts w:ascii="Arial" w:hAnsi="Arial" w:cs="Arial"/>
                <w:kern w:val="0"/>
                <w:lang w:val="es-ES"/>
                <w14:ligatures w14:val="none"/>
              </w:rPr>
              <w:t>J</w:t>
            </w:r>
            <w:r w:rsidR="00A14AB5" w:rsidRPr="00BD62C4">
              <w:rPr>
                <w:rFonts w:ascii="Arial" w:hAnsi="Arial" w:cs="Arial"/>
                <w:lang w:val="es-ES"/>
              </w:rPr>
              <w:t>)</w:t>
            </w:r>
            <w:r w:rsidR="008C717A" w:rsidRPr="00BD62C4">
              <w:rPr>
                <w:rFonts w:ascii="Arial" w:hAnsi="Arial" w:cs="Arial"/>
                <w:lang w:val="es-ES"/>
              </w:rPr>
              <w:t>.</w:t>
            </w:r>
          </w:p>
          <w:p w14:paraId="109D42CC" w14:textId="561E293B" w:rsidR="006572FD" w:rsidRPr="00BD62C4" w:rsidRDefault="00E75E5F" w:rsidP="00A14AB5">
            <w:pPr>
              <w:rPr>
                <w:rFonts w:ascii="Arial" w:hAnsi="Arial" w:cs="Arial"/>
                <w:lang w:val="es-ES"/>
              </w:rPr>
            </w:pPr>
            <w:r w:rsidRPr="00BD62C4">
              <w:rPr>
                <w:rFonts w:ascii="Arial" w:hAnsi="Arial" w:cs="Arial"/>
                <w:lang w:val="es-ES"/>
              </w:rPr>
              <w:t>Generación de Reporte</w:t>
            </w:r>
            <w:r w:rsidR="008C717A" w:rsidRPr="00BD62C4">
              <w:rPr>
                <w:rFonts w:ascii="Arial" w:hAnsi="Arial" w:cs="Arial"/>
                <w:lang w:val="es-ES"/>
              </w:rPr>
              <w:t>.</w:t>
            </w:r>
          </w:p>
          <w:p w14:paraId="4D5878C6" w14:textId="77777777" w:rsidR="00C06843" w:rsidRPr="00BD62C4" w:rsidRDefault="0084485A" w:rsidP="00A14AB5">
            <w:pPr>
              <w:rPr>
                <w:rFonts w:ascii="Arial" w:hAnsi="Arial" w:cs="Arial"/>
                <w:lang w:val="es-ES"/>
              </w:rPr>
            </w:pPr>
            <w:r w:rsidRPr="00BD62C4">
              <w:rPr>
                <w:rFonts w:ascii="Arial" w:hAnsi="Arial" w:cs="Arial"/>
                <w:lang w:val="es-ES"/>
              </w:rPr>
              <w:t>Edición</w:t>
            </w:r>
            <w:r w:rsidR="00C06843" w:rsidRPr="00BD62C4">
              <w:rPr>
                <w:rFonts w:ascii="Arial" w:hAnsi="Arial" w:cs="Arial"/>
                <w:lang w:val="es-ES"/>
              </w:rPr>
              <w:t xml:space="preserve"> de reporte</w:t>
            </w:r>
            <w:r w:rsidRPr="00BD62C4">
              <w:rPr>
                <w:rFonts w:ascii="Arial" w:hAnsi="Arial" w:cs="Arial"/>
                <w:lang w:val="es-ES"/>
              </w:rPr>
              <w:t>.</w:t>
            </w:r>
          </w:p>
          <w:p w14:paraId="072EC0E5" w14:textId="31F4B9F7" w:rsidR="0084485A" w:rsidRPr="00BD62C4" w:rsidRDefault="0084485A" w:rsidP="00A14AB5">
            <w:pPr>
              <w:rPr>
                <w:rFonts w:ascii="Arial" w:hAnsi="Arial" w:cs="Arial"/>
                <w:lang w:val="es-ES"/>
              </w:rPr>
            </w:pPr>
          </w:p>
        </w:tc>
      </w:tr>
    </w:tbl>
    <w:p w14:paraId="2A57C1C5" w14:textId="77777777" w:rsidR="00E52ABF" w:rsidRPr="00BD62C4" w:rsidRDefault="00E52ABF" w:rsidP="006572FD">
      <w:pPr>
        <w:rPr>
          <w:rFonts w:ascii="Arial" w:hAnsi="Arial" w:cs="Arial"/>
          <w:b/>
          <w:bCs/>
          <w:sz w:val="24"/>
          <w:szCs w:val="24"/>
        </w:rPr>
      </w:pPr>
    </w:p>
    <w:p w14:paraId="1125F4B3" w14:textId="77777777" w:rsidR="00AC251B" w:rsidRPr="00BD62C4" w:rsidRDefault="00AC251B" w:rsidP="006572FD">
      <w:pPr>
        <w:rPr>
          <w:rFonts w:ascii="Arial" w:hAnsi="Arial" w:cs="Arial"/>
          <w:b/>
          <w:bCs/>
          <w:sz w:val="24"/>
          <w:szCs w:val="24"/>
        </w:rPr>
      </w:pPr>
    </w:p>
    <w:tbl>
      <w:tblPr>
        <w:tblStyle w:val="Tablaconcuadrcula"/>
        <w:tblW w:w="0" w:type="auto"/>
        <w:tblInd w:w="360" w:type="dxa"/>
        <w:tblLook w:val="04A0" w:firstRow="1" w:lastRow="0" w:firstColumn="1" w:lastColumn="0" w:noHBand="0" w:noVBand="1"/>
      </w:tblPr>
      <w:tblGrid>
        <w:gridCol w:w="2961"/>
        <w:gridCol w:w="5695"/>
      </w:tblGrid>
      <w:tr w:rsidR="003A6EE9" w:rsidRPr="00BD62C4" w14:paraId="29E2BFAC" w14:textId="77777777" w:rsidTr="007A2A43">
        <w:tc>
          <w:tcPr>
            <w:tcW w:w="2961" w:type="dxa"/>
            <w:tcBorders>
              <w:top w:val="single" w:sz="4" w:space="0" w:color="auto"/>
              <w:left w:val="single" w:sz="4" w:space="0" w:color="auto"/>
              <w:bottom w:val="single" w:sz="4" w:space="0" w:color="auto"/>
              <w:right w:val="single" w:sz="4" w:space="0" w:color="auto"/>
            </w:tcBorders>
            <w:hideMark/>
          </w:tcPr>
          <w:p w14:paraId="0734358A" w14:textId="77777777" w:rsidR="003A6EE9" w:rsidRPr="00BD62C4" w:rsidRDefault="003A6EE9" w:rsidP="007A2A43">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lastRenderedPageBreak/>
              <w:t xml:space="preserve">Caso de uso </w:t>
            </w:r>
          </w:p>
        </w:tc>
        <w:tc>
          <w:tcPr>
            <w:tcW w:w="5695" w:type="dxa"/>
            <w:tcBorders>
              <w:top w:val="single" w:sz="4" w:space="0" w:color="auto"/>
              <w:left w:val="single" w:sz="4" w:space="0" w:color="auto"/>
              <w:bottom w:val="single" w:sz="4" w:space="0" w:color="auto"/>
              <w:right w:val="single" w:sz="4" w:space="0" w:color="auto"/>
            </w:tcBorders>
            <w:hideMark/>
          </w:tcPr>
          <w:p w14:paraId="78F6A9F3" w14:textId="77777777" w:rsidR="003A6EE9" w:rsidRPr="00BD62C4" w:rsidRDefault="003A6EE9" w:rsidP="007A2A43">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t>Generar reporte de asistencia</w:t>
            </w:r>
          </w:p>
        </w:tc>
      </w:tr>
      <w:tr w:rsidR="003A6EE9" w:rsidRPr="00BD62C4" w14:paraId="682E465E" w14:textId="77777777" w:rsidTr="007A2A43">
        <w:tc>
          <w:tcPr>
            <w:tcW w:w="2961" w:type="dxa"/>
            <w:tcBorders>
              <w:top w:val="single" w:sz="4" w:space="0" w:color="auto"/>
              <w:left w:val="single" w:sz="4" w:space="0" w:color="auto"/>
              <w:bottom w:val="single" w:sz="4" w:space="0" w:color="auto"/>
              <w:right w:val="single" w:sz="4" w:space="0" w:color="auto"/>
            </w:tcBorders>
            <w:hideMark/>
          </w:tcPr>
          <w:p w14:paraId="7ADFEEA4" w14:textId="6FDC8D9C" w:rsidR="003A6EE9" w:rsidRPr="00BD62C4" w:rsidRDefault="003A6EE9"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Requerimiento</w:t>
            </w:r>
            <w:r w:rsidR="00195BE7" w:rsidRPr="00BD62C4">
              <w:rPr>
                <w:rFonts w:ascii="Arial" w:eastAsia="Times New Roman" w:hAnsi="Arial" w:cs="Arial"/>
                <w:lang w:val="es-ES" w:eastAsia="es-NI"/>
              </w:rPr>
              <w:t>s</w:t>
            </w:r>
            <w:r w:rsidRPr="00BD62C4">
              <w:rPr>
                <w:rFonts w:ascii="Arial" w:eastAsia="Times New Roman" w:hAnsi="Arial" w:cs="Arial"/>
                <w:lang w:val="es-ES" w:eastAsia="es-NI"/>
              </w:rPr>
              <w:t xml:space="preserve"> Relacionados </w:t>
            </w:r>
          </w:p>
        </w:tc>
        <w:tc>
          <w:tcPr>
            <w:tcW w:w="5695" w:type="dxa"/>
            <w:tcBorders>
              <w:top w:val="single" w:sz="4" w:space="0" w:color="auto"/>
              <w:left w:val="single" w:sz="4" w:space="0" w:color="auto"/>
              <w:bottom w:val="single" w:sz="4" w:space="0" w:color="auto"/>
              <w:right w:val="single" w:sz="4" w:space="0" w:color="auto"/>
            </w:tcBorders>
            <w:hideMark/>
          </w:tcPr>
          <w:p w14:paraId="0B990652" w14:textId="77777777" w:rsidR="00385C8E" w:rsidRPr="00BD62C4" w:rsidRDefault="00385C8E" w:rsidP="009677CC">
            <w:pPr>
              <w:pStyle w:val="Prrafodelista"/>
              <w:numPr>
                <w:ilvl w:val="0"/>
                <w:numId w:val="27"/>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ser capaz de generar reportes de asistencia automáticamente al final de la clase.</w:t>
            </w:r>
          </w:p>
          <w:p w14:paraId="08942593" w14:textId="77777777" w:rsidR="00385C8E" w:rsidRPr="00BD62C4" w:rsidRDefault="00385C8E" w:rsidP="009677CC">
            <w:pPr>
              <w:pStyle w:val="Prrafodelista"/>
              <w:numPr>
                <w:ilvl w:val="0"/>
                <w:numId w:val="27"/>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Los reportes deben incluir información sobre los estudiantes presentes y ausentes.</w:t>
            </w:r>
          </w:p>
          <w:p w14:paraId="7BD2FC84" w14:textId="36722B34" w:rsidR="003A6EE9" w:rsidRPr="00BD62C4" w:rsidRDefault="00385C8E" w:rsidP="009677CC">
            <w:pPr>
              <w:pStyle w:val="Prrafodelista"/>
              <w:numPr>
                <w:ilvl w:val="0"/>
                <w:numId w:val="27"/>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Los reportes deben poder ser exportados o guardados automáticamente.</w:t>
            </w:r>
          </w:p>
        </w:tc>
      </w:tr>
      <w:tr w:rsidR="003A6EE9" w:rsidRPr="00BD62C4" w14:paraId="5D38E4F6" w14:textId="77777777" w:rsidTr="007A2A43">
        <w:tc>
          <w:tcPr>
            <w:tcW w:w="2961" w:type="dxa"/>
            <w:tcBorders>
              <w:top w:val="single" w:sz="4" w:space="0" w:color="auto"/>
              <w:left w:val="single" w:sz="4" w:space="0" w:color="auto"/>
              <w:bottom w:val="single" w:sz="4" w:space="0" w:color="auto"/>
              <w:right w:val="single" w:sz="4" w:space="0" w:color="auto"/>
            </w:tcBorders>
            <w:hideMark/>
          </w:tcPr>
          <w:p w14:paraId="524E6C13" w14:textId="77777777" w:rsidR="003A6EE9" w:rsidRPr="00BD62C4" w:rsidRDefault="003A6EE9"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Objetivo en contexto</w:t>
            </w:r>
          </w:p>
        </w:tc>
        <w:tc>
          <w:tcPr>
            <w:tcW w:w="5695" w:type="dxa"/>
            <w:tcBorders>
              <w:top w:val="single" w:sz="4" w:space="0" w:color="auto"/>
              <w:left w:val="single" w:sz="4" w:space="0" w:color="auto"/>
              <w:bottom w:val="single" w:sz="4" w:space="0" w:color="auto"/>
              <w:right w:val="single" w:sz="4" w:space="0" w:color="auto"/>
            </w:tcBorders>
            <w:hideMark/>
          </w:tcPr>
          <w:p w14:paraId="2594EC45" w14:textId="1BA7CDC2" w:rsidR="003A6EE9" w:rsidRPr="00BD62C4" w:rsidRDefault="00773EB0" w:rsidP="002D2F6B">
            <w:pPr>
              <w:rPr>
                <w:rFonts w:ascii="Arial" w:eastAsia="Times New Roman" w:hAnsi="Arial" w:cs="Arial"/>
                <w:lang w:val="es-ES" w:eastAsia="es-NI"/>
              </w:rPr>
            </w:pPr>
            <w:r w:rsidRPr="00BD62C4">
              <w:rPr>
                <w:rFonts w:ascii="Arial" w:eastAsia="Times New Roman" w:hAnsi="Arial" w:cs="Arial"/>
                <w:lang w:val="es-ES" w:eastAsia="es-NI"/>
              </w:rPr>
              <w:t>Generar un reporte de asistencia al final de la clase que detalle los estudiantes presentes y ausentes, y que pueda ser exportado o guardado para su registro.</w:t>
            </w:r>
          </w:p>
        </w:tc>
      </w:tr>
      <w:tr w:rsidR="003A6EE9" w:rsidRPr="00BD62C4" w14:paraId="66FDE6A3" w14:textId="77777777" w:rsidTr="007A2A43">
        <w:tc>
          <w:tcPr>
            <w:tcW w:w="2961" w:type="dxa"/>
            <w:tcBorders>
              <w:top w:val="single" w:sz="4" w:space="0" w:color="auto"/>
              <w:left w:val="single" w:sz="4" w:space="0" w:color="auto"/>
              <w:bottom w:val="single" w:sz="4" w:space="0" w:color="auto"/>
              <w:right w:val="single" w:sz="4" w:space="0" w:color="auto"/>
            </w:tcBorders>
            <w:hideMark/>
          </w:tcPr>
          <w:p w14:paraId="6AB49FA9" w14:textId="77777777" w:rsidR="003A6EE9" w:rsidRPr="00BD62C4" w:rsidRDefault="003A6EE9"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Precondiciones</w:t>
            </w:r>
          </w:p>
        </w:tc>
        <w:tc>
          <w:tcPr>
            <w:tcW w:w="5695" w:type="dxa"/>
            <w:tcBorders>
              <w:top w:val="single" w:sz="4" w:space="0" w:color="auto"/>
              <w:left w:val="single" w:sz="4" w:space="0" w:color="auto"/>
              <w:bottom w:val="single" w:sz="4" w:space="0" w:color="auto"/>
              <w:right w:val="single" w:sz="4" w:space="0" w:color="auto"/>
            </w:tcBorders>
            <w:hideMark/>
          </w:tcPr>
          <w:p w14:paraId="3B206ACE" w14:textId="2E3C20E9" w:rsidR="00E17D91" w:rsidRPr="00BD62C4" w:rsidRDefault="001E662C" w:rsidP="009677CC">
            <w:pPr>
              <w:pStyle w:val="Prrafodelista"/>
              <w:numPr>
                <w:ilvl w:val="0"/>
                <w:numId w:val="25"/>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 xml:space="preserve">El profesor </w:t>
            </w:r>
            <w:r w:rsidR="006D44C8" w:rsidRPr="00BD62C4">
              <w:rPr>
                <w:rFonts w:ascii="Arial" w:eastAsia="Times New Roman" w:hAnsi="Arial" w:cs="Arial"/>
                <w:kern w:val="0"/>
                <w:lang w:val="es-ES" w:eastAsia="es-NI"/>
                <w14:ligatures w14:val="none"/>
              </w:rPr>
              <w:t>enciende</w:t>
            </w:r>
            <w:r w:rsidR="00E17D91" w:rsidRPr="00BD62C4">
              <w:rPr>
                <w:rFonts w:ascii="Arial" w:eastAsia="Times New Roman" w:hAnsi="Arial" w:cs="Arial"/>
                <w:kern w:val="0"/>
                <w:lang w:val="es-ES" w:eastAsia="es-NI"/>
                <w14:ligatures w14:val="none"/>
              </w:rPr>
              <w:t xml:space="preserve"> la Zona </w:t>
            </w:r>
            <w:proofErr w:type="spellStart"/>
            <w:r w:rsidR="00E17D91" w:rsidRPr="00BD62C4">
              <w:rPr>
                <w:rFonts w:ascii="Arial" w:eastAsia="Times New Roman" w:hAnsi="Arial" w:cs="Arial"/>
                <w:kern w:val="0"/>
                <w:lang w:val="es-ES" w:eastAsia="es-NI"/>
                <w14:ligatures w14:val="none"/>
              </w:rPr>
              <w:t>Wi</w:t>
            </w:r>
            <w:proofErr w:type="spellEnd"/>
            <w:r w:rsidR="00E17D91" w:rsidRPr="00BD62C4">
              <w:rPr>
                <w:rFonts w:ascii="Arial" w:eastAsia="Times New Roman" w:hAnsi="Arial" w:cs="Arial"/>
                <w:kern w:val="0"/>
                <w:lang w:val="es-ES" w:eastAsia="es-NI"/>
                <w14:ligatures w14:val="none"/>
              </w:rPr>
              <w:t xml:space="preserve">-Fi </w:t>
            </w:r>
            <w:r w:rsidR="006E159F" w:rsidRPr="00BD62C4">
              <w:rPr>
                <w:rFonts w:ascii="Arial" w:eastAsia="Times New Roman" w:hAnsi="Arial" w:cs="Arial"/>
                <w:kern w:val="0"/>
                <w:lang w:val="es-ES" w:eastAsia="es-NI"/>
                <w14:ligatures w14:val="none"/>
              </w:rPr>
              <w:t>en el momento</w:t>
            </w:r>
            <w:r w:rsidR="002E238B" w:rsidRPr="00BD62C4">
              <w:rPr>
                <w:rFonts w:ascii="Arial" w:eastAsia="Times New Roman" w:hAnsi="Arial" w:cs="Arial"/>
                <w:kern w:val="0"/>
                <w:lang w:val="es-ES" w:eastAsia="es-NI"/>
                <w14:ligatures w14:val="none"/>
              </w:rPr>
              <w:t xml:space="preserve"> que estime conveniente</w:t>
            </w:r>
            <w:r w:rsidR="00E17D91" w:rsidRPr="00BD62C4">
              <w:rPr>
                <w:rFonts w:ascii="Arial" w:eastAsia="Times New Roman" w:hAnsi="Arial" w:cs="Arial"/>
                <w:kern w:val="0"/>
                <w:lang w:val="es-ES" w:eastAsia="es-NI"/>
                <w14:ligatures w14:val="none"/>
              </w:rPr>
              <w:t>.</w:t>
            </w:r>
          </w:p>
          <w:p w14:paraId="65AE23D2" w14:textId="4342E4E4" w:rsidR="00E17D91" w:rsidRPr="00BD62C4" w:rsidRDefault="00E17D91" w:rsidP="009677CC">
            <w:pPr>
              <w:pStyle w:val="Prrafodelista"/>
              <w:numPr>
                <w:ilvl w:val="0"/>
                <w:numId w:val="25"/>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 xml:space="preserve">Los dispositivos de los estudiantes </w:t>
            </w:r>
            <w:r w:rsidR="002E238B" w:rsidRPr="00BD62C4">
              <w:rPr>
                <w:rFonts w:ascii="Arial" w:eastAsia="Times New Roman" w:hAnsi="Arial" w:cs="Arial"/>
                <w:kern w:val="0"/>
                <w:lang w:val="es-ES" w:eastAsia="es-NI"/>
                <w14:ligatures w14:val="none"/>
              </w:rPr>
              <w:t xml:space="preserve">sean </w:t>
            </w:r>
            <w:r w:rsidR="00B4074D" w:rsidRPr="00BD62C4">
              <w:rPr>
                <w:rFonts w:ascii="Arial" w:eastAsia="Times New Roman" w:hAnsi="Arial" w:cs="Arial"/>
                <w:kern w:val="0"/>
                <w:lang w:val="es-ES" w:eastAsia="es-NI"/>
                <w14:ligatures w14:val="none"/>
              </w:rPr>
              <w:t>conectado</w:t>
            </w:r>
            <w:r w:rsidR="00B4074D" w:rsidRPr="00BD62C4">
              <w:rPr>
                <w:rFonts w:ascii="Arial" w:eastAsia="Times New Roman" w:hAnsi="Arial" w:cs="Arial"/>
                <w:kern w:val="0"/>
                <w:lang w:eastAsia="es-NI"/>
                <w14:ligatures w14:val="none"/>
              </w:rPr>
              <w:t>s</w:t>
            </w:r>
            <w:r w:rsidRPr="00BD62C4">
              <w:rPr>
                <w:rFonts w:ascii="Arial" w:eastAsia="Times New Roman" w:hAnsi="Arial" w:cs="Arial"/>
                <w:kern w:val="0"/>
                <w:lang w:val="es-ES" w:eastAsia="es-NI"/>
                <w14:ligatures w14:val="none"/>
              </w:rPr>
              <w:t xml:space="preserve"> a la Zona </w:t>
            </w:r>
            <w:proofErr w:type="spellStart"/>
            <w:r w:rsidRPr="00BD62C4">
              <w:rPr>
                <w:rFonts w:ascii="Arial" w:eastAsia="Times New Roman" w:hAnsi="Arial" w:cs="Arial"/>
                <w:kern w:val="0"/>
                <w:lang w:val="es-ES" w:eastAsia="es-NI"/>
                <w14:ligatures w14:val="none"/>
              </w:rPr>
              <w:t>Wi</w:t>
            </w:r>
            <w:proofErr w:type="spellEnd"/>
            <w:r w:rsidRPr="00BD62C4">
              <w:rPr>
                <w:rFonts w:ascii="Arial" w:eastAsia="Times New Roman" w:hAnsi="Arial" w:cs="Arial"/>
                <w:kern w:val="0"/>
                <w:lang w:val="es-ES" w:eastAsia="es-NI"/>
                <w14:ligatures w14:val="none"/>
              </w:rPr>
              <w:t>-Fi del profesor durante la clase.</w:t>
            </w:r>
          </w:p>
          <w:p w14:paraId="2E5DFE9F" w14:textId="52124D7B" w:rsidR="003A6EE9" w:rsidRPr="00BD62C4" w:rsidRDefault="00E17D91" w:rsidP="009677CC">
            <w:pPr>
              <w:pStyle w:val="Prrafodelista"/>
              <w:numPr>
                <w:ilvl w:val="0"/>
                <w:numId w:val="25"/>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La lista de estudiantes está correctamente configurada en la aplicación.</w:t>
            </w:r>
          </w:p>
        </w:tc>
      </w:tr>
      <w:tr w:rsidR="003A6EE9" w:rsidRPr="00BD62C4" w14:paraId="04CF1A89" w14:textId="77777777" w:rsidTr="007A2A43">
        <w:tc>
          <w:tcPr>
            <w:tcW w:w="2961" w:type="dxa"/>
            <w:tcBorders>
              <w:top w:val="single" w:sz="4" w:space="0" w:color="auto"/>
              <w:left w:val="single" w:sz="4" w:space="0" w:color="auto"/>
              <w:bottom w:val="single" w:sz="4" w:space="0" w:color="auto"/>
              <w:right w:val="single" w:sz="4" w:space="0" w:color="auto"/>
            </w:tcBorders>
            <w:hideMark/>
          </w:tcPr>
          <w:p w14:paraId="3585E2FE" w14:textId="77777777" w:rsidR="003A6EE9" w:rsidRPr="00BD62C4" w:rsidRDefault="003A6EE9"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Final exitoso </w:t>
            </w:r>
          </w:p>
        </w:tc>
        <w:tc>
          <w:tcPr>
            <w:tcW w:w="5695" w:type="dxa"/>
            <w:tcBorders>
              <w:top w:val="single" w:sz="4" w:space="0" w:color="auto"/>
              <w:left w:val="single" w:sz="4" w:space="0" w:color="auto"/>
              <w:bottom w:val="single" w:sz="4" w:space="0" w:color="auto"/>
              <w:right w:val="single" w:sz="4" w:space="0" w:color="auto"/>
            </w:tcBorders>
            <w:hideMark/>
          </w:tcPr>
          <w:p w14:paraId="6C61F3B3" w14:textId="6B509516" w:rsidR="003A6EE9" w:rsidRPr="00BD62C4" w:rsidRDefault="00DA400A" w:rsidP="007A2A43">
            <w:pPr>
              <w:pStyle w:val="Prrafodelista"/>
              <w:ind w:left="360"/>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sistema genera un reporte de asistencia que incluye los estudiantes presentes y ausentes, y permite su exportación.</w:t>
            </w:r>
          </w:p>
        </w:tc>
      </w:tr>
      <w:tr w:rsidR="003A6EE9" w:rsidRPr="00BD62C4" w14:paraId="18CF8175" w14:textId="77777777" w:rsidTr="007A2A43">
        <w:tc>
          <w:tcPr>
            <w:tcW w:w="2961" w:type="dxa"/>
            <w:tcBorders>
              <w:top w:val="single" w:sz="4" w:space="0" w:color="auto"/>
              <w:left w:val="single" w:sz="4" w:space="0" w:color="auto"/>
              <w:bottom w:val="single" w:sz="4" w:space="0" w:color="auto"/>
              <w:right w:val="single" w:sz="4" w:space="0" w:color="auto"/>
            </w:tcBorders>
            <w:hideMark/>
          </w:tcPr>
          <w:p w14:paraId="18399AAA" w14:textId="77777777" w:rsidR="003A6EE9" w:rsidRPr="00BD62C4" w:rsidRDefault="003A6EE9"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Final fallido</w:t>
            </w:r>
          </w:p>
        </w:tc>
        <w:tc>
          <w:tcPr>
            <w:tcW w:w="5695" w:type="dxa"/>
            <w:tcBorders>
              <w:top w:val="single" w:sz="4" w:space="0" w:color="auto"/>
              <w:left w:val="single" w:sz="4" w:space="0" w:color="auto"/>
              <w:bottom w:val="single" w:sz="4" w:space="0" w:color="auto"/>
              <w:right w:val="single" w:sz="4" w:space="0" w:color="auto"/>
            </w:tcBorders>
            <w:hideMark/>
          </w:tcPr>
          <w:p w14:paraId="70264409" w14:textId="77777777" w:rsidR="001E72C6" w:rsidRPr="00BD62C4" w:rsidRDefault="001E72C6" w:rsidP="009677CC">
            <w:pPr>
              <w:pStyle w:val="Prrafodelista"/>
              <w:numPr>
                <w:ilvl w:val="0"/>
                <w:numId w:val="26"/>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sistema no puede generar el reporte debido a errores en la detección de dispositivos.</w:t>
            </w:r>
          </w:p>
          <w:p w14:paraId="070D053C" w14:textId="77777777" w:rsidR="001E72C6" w:rsidRPr="00BD62C4" w:rsidRDefault="001E72C6" w:rsidP="009677CC">
            <w:pPr>
              <w:pStyle w:val="Prrafodelista"/>
              <w:numPr>
                <w:ilvl w:val="0"/>
                <w:numId w:val="26"/>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La información en el reporte es incorrecta o incompleta.</w:t>
            </w:r>
          </w:p>
          <w:p w14:paraId="74EF3BA1" w14:textId="198E7AEF" w:rsidR="003A6EE9" w:rsidRPr="00BD62C4" w:rsidRDefault="001E72C6" w:rsidP="009677CC">
            <w:pPr>
              <w:pStyle w:val="Prrafodelista"/>
              <w:numPr>
                <w:ilvl w:val="0"/>
                <w:numId w:val="26"/>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La aplicación presenta errores durante el proceso de generación del reporte.</w:t>
            </w:r>
          </w:p>
        </w:tc>
      </w:tr>
      <w:tr w:rsidR="003A6EE9" w:rsidRPr="00BD62C4" w14:paraId="3103356C" w14:textId="77777777" w:rsidTr="007A2A43">
        <w:tc>
          <w:tcPr>
            <w:tcW w:w="2961" w:type="dxa"/>
            <w:tcBorders>
              <w:top w:val="single" w:sz="4" w:space="0" w:color="auto"/>
              <w:left w:val="single" w:sz="4" w:space="0" w:color="auto"/>
              <w:bottom w:val="single" w:sz="4" w:space="0" w:color="auto"/>
              <w:right w:val="single" w:sz="4" w:space="0" w:color="auto"/>
            </w:tcBorders>
            <w:hideMark/>
          </w:tcPr>
          <w:p w14:paraId="6BA6239E" w14:textId="77777777" w:rsidR="003A6EE9" w:rsidRPr="00BD62C4" w:rsidRDefault="003A6EE9"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Actores principales</w:t>
            </w:r>
          </w:p>
        </w:tc>
        <w:tc>
          <w:tcPr>
            <w:tcW w:w="5695" w:type="dxa"/>
            <w:tcBorders>
              <w:top w:val="single" w:sz="4" w:space="0" w:color="auto"/>
              <w:left w:val="single" w:sz="4" w:space="0" w:color="auto"/>
              <w:bottom w:val="single" w:sz="4" w:space="0" w:color="auto"/>
              <w:right w:val="single" w:sz="4" w:space="0" w:color="auto"/>
            </w:tcBorders>
            <w:hideMark/>
          </w:tcPr>
          <w:p w14:paraId="5FB1547D" w14:textId="4B6CA2A6" w:rsidR="003A6EE9" w:rsidRPr="00BD62C4" w:rsidRDefault="002B2CCA" w:rsidP="007A2A43">
            <w:p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Profesor.</w:t>
            </w:r>
          </w:p>
        </w:tc>
      </w:tr>
      <w:tr w:rsidR="003A6EE9" w:rsidRPr="00BD62C4" w14:paraId="5ECC8617" w14:textId="77777777" w:rsidTr="007A2A43">
        <w:tc>
          <w:tcPr>
            <w:tcW w:w="2961" w:type="dxa"/>
            <w:tcBorders>
              <w:top w:val="single" w:sz="4" w:space="0" w:color="auto"/>
              <w:left w:val="single" w:sz="4" w:space="0" w:color="auto"/>
              <w:bottom w:val="single" w:sz="4" w:space="0" w:color="auto"/>
              <w:right w:val="single" w:sz="4" w:space="0" w:color="auto"/>
            </w:tcBorders>
            <w:hideMark/>
          </w:tcPr>
          <w:p w14:paraId="63254D4B" w14:textId="77777777" w:rsidR="003A6EE9" w:rsidRPr="00BD62C4" w:rsidRDefault="003A6EE9"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Actores secundarios</w:t>
            </w:r>
          </w:p>
        </w:tc>
        <w:tc>
          <w:tcPr>
            <w:tcW w:w="5695" w:type="dxa"/>
            <w:tcBorders>
              <w:top w:val="single" w:sz="4" w:space="0" w:color="auto"/>
              <w:left w:val="single" w:sz="4" w:space="0" w:color="auto"/>
              <w:bottom w:val="single" w:sz="4" w:space="0" w:color="auto"/>
              <w:right w:val="single" w:sz="4" w:space="0" w:color="auto"/>
            </w:tcBorders>
            <w:hideMark/>
          </w:tcPr>
          <w:p w14:paraId="29132704" w14:textId="014EB5ED" w:rsidR="003A6EE9" w:rsidRPr="00BD62C4" w:rsidRDefault="00D27826" w:rsidP="007A2A43">
            <w:pPr>
              <w:rPr>
                <w:rFonts w:ascii="Arial" w:hAnsi="Arial" w:cs="Arial"/>
                <w:lang w:val="es-ES"/>
              </w:rPr>
            </w:pPr>
            <w:r w:rsidRPr="00BD62C4">
              <w:rPr>
                <w:rFonts w:ascii="Arial" w:hAnsi="Arial" w:cs="Arial"/>
                <w:lang w:val="es-ES"/>
              </w:rPr>
              <w:t>Sistema de registro asistencia</w:t>
            </w:r>
            <w:r w:rsidR="00B501DF" w:rsidRPr="00BD62C4">
              <w:rPr>
                <w:rFonts w:ascii="Arial" w:hAnsi="Arial" w:cs="Arial"/>
                <w:lang w:val="es-ES"/>
              </w:rPr>
              <w:t xml:space="preserve"> y </w:t>
            </w:r>
            <w:r w:rsidR="003C1E14" w:rsidRPr="00BD62C4">
              <w:rPr>
                <w:rFonts w:ascii="Arial" w:hAnsi="Arial" w:cs="Arial"/>
                <w:lang w:val="es-ES"/>
              </w:rPr>
              <w:t>estudiante.</w:t>
            </w:r>
          </w:p>
        </w:tc>
      </w:tr>
      <w:tr w:rsidR="003A6EE9" w:rsidRPr="00BD62C4" w14:paraId="5E5EB992" w14:textId="77777777" w:rsidTr="007A2A43">
        <w:tc>
          <w:tcPr>
            <w:tcW w:w="2961" w:type="dxa"/>
            <w:tcBorders>
              <w:top w:val="single" w:sz="4" w:space="0" w:color="auto"/>
              <w:left w:val="single" w:sz="4" w:space="0" w:color="auto"/>
              <w:bottom w:val="single" w:sz="4" w:space="0" w:color="auto"/>
              <w:right w:val="single" w:sz="4" w:space="0" w:color="auto"/>
            </w:tcBorders>
            <w:hideMark/>
          </w:tcPr>
          <w:p w14:paraId="6740FEB0" w14:textId="77777777" w:rsidR="003A6EE9" w:rsidRPr="00BD62C4" w:rsidRDefault="003A6EE9"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Evento de inicio</w:t>
            </w:r>
          </w:p>
        </w:tc>
        <w:tc>
          <w:tcPr>
            <w:tcW w:w="5695" w:type="dxa"/>
            <w:tcBorders>
              <w:top w:val="single" w:sz="4" w:space="0" w:color="auto"/>
              <w:left w:val="single" w:sz="4" w:space="0" w:color="auto"/>
              <w:bottom w:val="single" w:sz="4" w:space="0" w:color="auto"/>
              <w:right w:val="single" w:sz="4" w:space="0" w:color="auto"/>
            </w:tcBorders>
            <w:hideMark/>
          </w:tcPr>
          <w:p w14:paraId="43779A14" w14:textId="1B2FEAB2" w:rsidR="003A6EE9" w:rsidRPr="00BD62C4" w:rsidRDefault="00B76621" w:rsidP="007A2A43">
            <w:pPr>
              <w:rPr>
                <w:rFonts w:ascii="Arial" w:hAnsi="Arial" w:cs="Arial"/>
                <w:lang w:val="es-ES"/>
              </w:rPr>
            </w:pPr>
            <w:r w:rsidRPr="00BD62C4">
              <w:rPr>
                <w:rFonts w:ascii="Arial" w:hAnsi="Arial" w:cs="Arial"/>
                <w:lang w:val="es-ES"/>
              </w:rPr>
              <w:t>El profesor decide generar el reporte de asistencia al final de la clase a través de la aplicación.</w:t>
            </w:r>
          </w:p>
        </w:tc>
      </w:tr>
      <w:tr w:rsidR="003A6EE9" w:rsidRPr="00BD62C4" w14:paraId="6433FBC1" w14:textId="77777777" w:rsidTr="007A2A43">
        <w:tc>
          <w:tcPr>
            <w:tcW w:w="2961" w:type="dxa"/>
            <w:tcBorders>
              <w:top w:val="single" w:sz="4" w:space="0" w:color="auto"/>
              <w:left w:val="single" w:sz="4" w:space="0" w:color="auto"/>
              <w:bottom w:val="single" w:sz="4" w:space="0" w:color="auto"/>
              <w:right w:val="single" w:sz="4" w:space="0" w:color="auto"/>
            </w:tcBorders>
            <w:hideMark/>
          </w:tcPr>
          <w:p w14:paraId="7301FABD" w14:textId="77777777" w:rsidR="003A6EE9" w:rsidRPr="00BD62C4" w:rsidRDefault="003A6EE9"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Flujo principal</w:t>
            </w:r>
          </w:p>
        </w:tc>
        <w:tc>
          <w:tcPr>
            <w:tcW w:w="5695" w:type="dxa"/>
            <w:tcBorders>
              <w:top w:val="single" w:sz="4" w:space="0" w:color="auto"/>
              <w:left w:val="single" w:sz="4" w:space="0" w:color="auto"/>
              <w:bottom w:val="single" w:sz="4" w:space="0" w:color="auto"/>
              <w:right w:val="single" w:sz="4" w:space="0" w:color="auto"/>
            </w:tcBorders>
            <w:hideMark/>
          </w:tcPr>
          <w:p w14:paraId="7B645BF3" w14:textId="794B72A0" w:rsidR="001E67F7" w:rsidRPr="00BD62C4" w:rsidRDefault="001E67F7" w:rsidP="001E67F7">
            <w:pPr>
              <w:rPr>
                <w:rFonts w:ascii="Arial" w:hAnsi="Arial" w:cs="Arial"/>
                <w:lang w:val="es-ES"/>
              </w:rPr>
            </w:pPr>
            <w:r w:rsidRPr="00BD62C4">
              <w:rPr>
                <w:rFonts w:ascii="Arial" w:hAnsi="Arial" w:cs="Arial"/>
                <w:lang w:val="es-ES"/>
              </w:rPr>
              <w:t>Inicio de Generación de Reporte</w:t>
            </w:r>
          </w:p>
          <w:p w14:paraId="1BE67AD8" w14:textId="10626C78" w:rsidR="000E6289" w:rsidRPr="00BD62C4" w:rsidRDefault="00057377" w:rsidP="001E67F7">
            <w:pPr>
              <w:rPr>
                <w:rFonts w:ascii="Arial" w:hAnsi="Arial" w:cs="Arial"/>
                <w:lang w:val="es-ES"/>
              </w:rPr>
            </w:pPr>
            <w:proofErr w:type="spellStart"/>
            <w:r w:rsidRPr="00BD62C4">
              <w:rPr>
                <w:rFonts w:ascii="Arial" w:hAnsi="Arial" w:cs="Arial"/>
                <w:lang w:val="es-ES"/>
              </w:rPr>
              <w:t>Confi</w:t>
            </w:r>
            <w:r w:rsidRPr="00BD62C4">
              <w:rPr>
                <w:rFonts w:ascii="Arial" w:hAnsi="Arial" w:cs="Arial"/>
              </w:rPr>
              <w:t>rmación</w:t>
            </w:r>
            <w:proofErr w:type="spellEnd"/>
            <w:r w:rsidRPr="00BD62C4">
              <w:rPr>
                <w:rFonts w:ascii="Arial" w:hAnsi="Arial" w:cs="Arial"/>
                <w:lang w:val="es-ES"/>
              </w:rPr>
              <w:t xml:space="preserve"> de generación de reporte</w:t>
            </w:r>
          </w:p>
          <w:p w14:paraId="54288458" w14:textId="581AC316" w:rsidR="001E67F7" w:rsidRPr="00BD62C4" w:rsidRDefault="001E67F7" w:rsidP="001E67F7">
            <w:pPr>
              <w:rPr>
                <w:rFonts w:ascii="Arial" w:hAnsi="Arial" w:cs="Arial"/>
                <w:lang w:val="es-ES"/>
              </w:rPr>
            </w:pPr>
            <w:r w:rsidRPr="00BD62C4">
              <w:rPr>
                <w:rFonts w:ascii="Arial" w:hAnsi="Arial" w:cs="Arial"/>
                <w:lang w:val="es-ES"/>
              </w:rPr>
              <w:t>Detección de Conexione</w:t>
            </w:r>
            <w:r w:rsidR="007238A6" w:rsidRPr="00BD62C4">
              <w:rPr>
                <w:rFonts w:ascii="Arial" w:hAnsi="Arial" w:cs="Arial"/>
                <w:lang w:val="es-ES"/>
              </w:rPr>
              <w:t>s</w:t>
            </w:r>
          </w:p>
          <w:p w14:paraId="316A029B" w14:textId="44C9A34A" w:rsidR="001E67F7" w:rsidRPr="00BD62C4" w:rsidRDefault="001E67F7" w:rsidP="001E67F7">
            <w:pPr>
              <w:rPr>
                <w:rFonts w:ascii="Arial" w:hAnsi="Arial" w:cs="Arial"/>
                <w:lang w:val="es-ES"/>
              </w:rPr>
            </w:pPr>
            <w:r w:rsidRPr="00BD62C4">
              <w:rPr>
                <w:rFonts w:ascii="Arial" w:hAnsi="Arial" w:cs="Arial"/>
                <w:lang w:val="es-ES"/>
              </w:rPr>
              <w:t>Comparación de Lista</w:t>
            </w:r>
          </w:p>
          <w:p w14:paraId="4AF2B798" w14:textId="068A1931" w:rsidR="001E67F7" w:rsidRPr="00BD62C4" w:rsidRDefault="001E67F7" w:rsidP="001E67F7">
            <w:pPr>
              <w:rPr>
                <w:rFonts w:ascii="Arial" w:hAnsi="Arial" w:cs="Arial"/>
                <w:lang w:val="es-ES"/>
              </w:rPr>
            </w:pPr>
            <w:r w:rsidRPr="00BD62C4">
              <w:rPr>
                <w:rFonts w:ascii="Arial" w:hAnsi="Arial" w:cs="Arial"/>
                <w:lang w:val="es-ES"/>
              </w:rPr>
              <w:t>Clasificación de Asistencia</w:t>
            </w:r>
          </w:p>
          <w:p w14:paraId="5C7A2067" w14:textId="7AF50EF7" w:rsidR="001E67F7" w:rsidRPr="00BD62C4" w:rsidRDefault="001E67F7" w:rsidP="001E67F7">
            <w:pPr>
              <w:rPr>
                <w:rFonts w:ascii="Arial" w:hAnsi="Arial" w:cs="Arial"/>
                <w:lang w:val="es-ES"/>
              </w:rPr>
            </w:pPr>
            <w:r w:rsidRPr="00BD62C4">
              <w:rPr>
                <w:rFonts w:ascii="Arial" w:hAnsi="Arial" w:cs="Arial"/>
                <w:lang w:val="es-ES"/>
              </w:rPr>
              <w:t>Generación del Reporte</w:t>
            </w:r>
          </w:p>
          <w:p w14:paraId="5439F59F" w14:textId="264C1357" w:rsidR="001E67F7" w:rsidRPr="00BD62C4" w:rsidRDefault="001E67F7" w:rsidP="001E67F7">
            <w:pPr>
              <w:rPr>
                <w:rFonts w:ascii="Arial" w:hAnsi="Arial" w:cs="Arial"/>
                <w:lang w:val="es-ES"/>
              </w:rPr>
            </w:pPr>
            <w:r w:rsidRPr="00BD62C4">
              <w:rPr>
                <w:rFonts w:ascii="Arial" w:hAnsi="Arial" w:cs="Arial"/>
                <w:lang w:val="es-ES"/>
              </w:rPr>
              <w:t>Revisión y Edición</w:t>
            </w:r>
          </w:p>
          <w:p w14:paraId="24C2F5E7" w14:textId="77777777" w:rsidR="007238A6" w:rsidRPr="00BD62C4" w:rsidRDefault="001E67F7" w:rsidP="007238A6">
            <w:pPr>
              <w:rPr>
                <w:rFonts w:ascii="Arial" w:hAnsi="Arial" w:cs="Arial"/>
                <w:lang w:val="es-ES"/>
              </w:rPr>
            </w:pPr>
            <w:r w:rsidRPr="00BD62C4">
              <w:rPr>
                <w:rFonts w:ascii="Arial" w:hAnsi="Arial" w:cs="Arial"/>
                <w:lang w:val="es-ES"/>
              </w:rPr>
              <w:t>Exportación/Guardado</w:t>
            </w:r>
          </w:p>
          <w:p w14:paraId="2DFD29A9" w14:textId="66605DEE" w:rsidR="003A6EE9" w:rsidRPr="00BD62C4" w:rsidRDefault="001E67F7" w:rsidP="007238A6">
            <w:pPr>
              <w:rPr>
                <w:rFonts w:ascii="Arial" w:hAnsi="Arial" w:cs="Arial"/>
                <w:lang w:val="es-ES"/>
              </w:rPr>
            </w:pPr>
            <w:r w:rsidRPr="00BD62C4">
              <w:rPr>
                <w:rFonts w:ascii="Arial" w:hAnsi="Arial" w:cs="Arial"/>
                <w:lang w:val="es-ES"/>
              </w:rPr>
              <w:t>Notificación de Finalización</w:t>
            </w:r>
          </w:p>
        </w:tc>
      </w:tr>
    </w:tbl>
    <w:tbl>
      <w:tblPr>
        <w:tblStyle w:val="Tablaconcuadrcula"/>
        <w:tblpPr w:leftFromText="141" w:rightFromText="141" w:vertAnchor="text" w:horzAnchor="margin" w:tblpXSpec="right" w:tblpY="408"/>
        <w:tblW w:w="0" w:type="auto"/>
        <w:tblInd w:w="0" w:type="dxa"/>
        <w:tblLook w:val="04A0" w:firstRow="1" w:lastRow="0" w:firstColumn="1" w:lastColumn="0" w:noHBand="0" w:noVBand="1"/>
      </w:tblPr>
      <w:tblGrid>
        <w:gridCol w:w="2962"/>
        <w:gridCol w:w="5694"/>
      </w:tblGrid>
      <w:tr w:rsidR="006F59BD" w:rsidRPr="00BD62C4" w14:paraId="18A5015A" w14:textId="77777777" w:rsidTr="007A2A43">
        <w:tc>
          <w:tcPr>
            <w:tcW w:w="2962" w:type="dxa"/>
            <w:tcBorders>
              <w:top w:val="single" w:sz="4" w:space="0" w:color="auto"/>
              <w:left w:val="single" w:sz="4" w:space="0" w:color="auto"/>
              <w:bottom w:val="single" w:sz="4" w:space="0" w:color="auto"/>
              <w:right w:val="single" w:sz="4" w:space="0" w:color="auto"/>
            </w:tcBorders>
            <w:hideMark/>
          </w:tcPr>
          <w:p w14:paraId="01050823" w14:textId="77777777" w:rsidR="006F59BD" w:rsidRPr="00BD62C4" w:rsidRDefault="006F59BD" w:rsidP="007A2A43">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t xml:space="preserve">Caso de uso </w:t>
            </w:r>
          </w:p>
        </w:tc>
        <w:tc>
          <w:tcPr>
            <w:tcW w:w="5694" w:type="dxa"/>
            <w:tcBorders>
              <w:top w:val="single" w:sz="4" w:space="0" w:color="auto"/>
              <w:left w:val="single" w:sz="4" w:space="0" w:color="auto"/>
              <w:bottom w:val="single" w:sz="4" w:space="0" w:color="auto"/>
              <w:right w:val="single" w:sz="4" w:space="0" w:color="auto"/>
            </w:tcBorders>
            <w:hideMark/>
          </w:tcPr>
          <w:p w14:paraId="3915E954" w14:textId="77777777" w:rsidR="006F59BD" w:rsidRPr="00BD62C4" w:rsidRDefault="006F59BD" w:rsidP="007A2A43">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t>Editar reporte de asistencia</w:t>
            </w:r>
          </w:p>
        </w:tc>
      </w:tr>
      <w:tr w:rsidR="006F59BD" w:rsidRPr="00BD62C4" w14:paraId="1A6DAA7F" w14:textId="77777777" w:rsidTr="007A2A43">
        <w:tc>
          <w:tcPr>
            <w:tcW w:w="2962" w:type="dxa"/>
            <w:tcBorders>
              <w:top w:val="single" w:sz="4" w:space="0" w:color="auto"/>
              <w:left w:val="single" w:sz="4" w:space="0" w:color="auto"/>
              <w:bottom w:val="single" w:sz="4" w:space="0" w:color="auto"/>
              <w:right w:val="single" w:sz="4" w:space="0" w:color="auto"/>
            </w:tcBorders>
            <w:hideMark/>
          </w:tcPr>
          <w:p w14:paraId="0D31A3BA" w14:textId="59E7BDF8" w:rsidR="006F59BD" w:rsidRPr="00BD62C4" w:rsidRDefault="006F59B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Requerimiento</w:t>
            </w:r>
            <w:r w:rsidR="0027045E" w:rsidRPr="00BD62C4">
              <w:rPr>
                <w:rFonts w:ascii="Arial" w:eastAsia="Times New Roman" w:hAnsi="Arial" w:cs="Arial"/>
                <w:lang w:val="es-ES" w:eastAsia="es-NI"/>
              </w:rPr>
              <w:t xml:space="preserve">s </w:t>
            </w:r>
            <w:r w:rsidRPr="00BD62C4">
              <w:rPr>
                <w:rFonts w:ascii="Arial" w:eastAsia="Times New Roman" w:hAnsi="Arial" w:cs="Arial"/>
                <w:lang w:val="es-ES" w:eastAsia="es-NI"/>
              </w:rPr>
              <w:t xml:space="preserve">Relacionados </w:t>
            </w:r>
          </w:p>
        </w:tc>
        <w:tc>
          <w:tcPr>
            <w:tcW w:w="5694" w:type="dxa"/>
            <w:tcBorders>
              <w:top w:val="single" w:sz="4" w:space="0" w:color="auto"/>
              <w:left w:val="single" w:sz="4" w:space="0" w:color="auto"/>
              <w:bottom w:val="single" w:sz="4" w:space="0" w:color="auto"/>
              <w:right w:val="single" w:sz="4" w:space="0" w:color="auto"/>
            </w:tcBorders>
            <w:hideMark/>
          </w:tcPr>
          <w:p w14:paraId="4462DBBB" w14:textId="77777777" w:rsidR="006F59BD" w:rsidRPr="00BD62C4" w:rsidRDefault="006F59BD" w:rsidP="009677CC">
            <w:pPr>
              <w:pStyle w:val="Prrafodelista"/>
              <w:numPr>
                <w:ilvl w:val="0"/>
                <w:numId w:val="32"/>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permitir la edición de los reportes de asistencia generados.</w:t>
            </w:r>
          </w:p>
          <w:p w14:paraId="1F946183" w14:textId="77777777" w:rsidR="006F59BD" w:rsidRPr="00BD62C4" w:rsidRDefault="006F59BD" w:rsidP="009677CC">
            <w:pPr>
              <w:pStyle w:val="Prrafodelista"/>
              <w:numPr>
                <w:ilvl w:val="0"/>
                <w:numId w:val="32"/>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permitir guardar los cambios realizados en el reporte.</w:t>
            </w:r>
          </w:p>
        </w:tc>
      </w:tr>
      <w:tr w:rsidR="006F59BD" w:rsidRPr="00BD62C4" w14:paraId="579F801C" w14:textId="77777777" w:rsidTr="007A2A43">
        <w:tc>
          <w:tcPr>
            <w:tcW w:w="2962" w:type="dxa"/>
            <w:tcBorders>
              <w:top w:val="single" w:sz="4" w:space="0" w:color="auto"/>
              <w:left w:val="single" w:sz="4" w:space="0" w:color="auto"/>
              <w:bottom w:val="single" w:sz="4" w:space="0" w:color="auto"/>
              <w:right w:val="single" w:sz="4" w:space="0" w:color="auto"/>
            </w:tcBorders>
            <w:hideMark/>
          </w:tcPr>
          <w:p w14:paraId="7C327DAF" w14:textId="77777777" w:rsidR="006F59BD" w:rsidRPr="00BD62C4" w:rsidRDefault="006F59B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lastRenderedPageBreak/>
              <w:t>Objetivo en contexto</w:t>
            </w:r>
          </w:p>
        </w:tc>
        <w:tc>
          <w:tcPr>
            <w:tcW w:w="5694" w:type="dxa"/>
            <w:tcBorders>
              <w:top w:val="single" w:sz="4" w:space="0" w:color="auto"/>
              <w:left w:val="single" w:sz="4" w:space="0" w:color="auto"/>
              <w:bottom w:val="single" w:sz="4" w:space="0" w:color="auto"/>
              <w:right w:val="single" w:sz="4" w:space="0" w:color="auto"/>
            </w:tcBorders>
            <w:hideMark/>
          </w:tcPr>
          <w:p w14:paraId="380CA194" w14:textId="5BCF8D4E" w:rsidR="006F59BD" w:rsidRPr="00BD62C4" w:rsidRDefault="006F59BD" w:rsidP="007A2A43">
            <w:pPr>
              <w:pStyle w:val="NormalWeb"/>
              <w:rPr>
                <w:rFonts w:ascii="Arial" w:hAnsi="Arial" w:cs="Arial"/>
                <w:sz w:val="22"/>
                <w:szCs w:val="22"/>
                <w:lang w:val="es-ES"/>
              </w:rPr>
            </w:pPr>
            <w:r w:rsidRPr="00BD62C4">
              <w:rPr>
                <w:rFonts w:ascii="Arial" w:hAnsi="Arial" w:cs="Arial"/>
                <w:sz w:val="22"/>
                <w:szCs w:val="22"/>
                <w:lang w:val="es-ES"/>
              </w:rPr>
              <w:t>Permitir al profesor revisar y editar manualmente el reporte de asistencia generado para asegurar la precisión y reflejar las justificaciones o correcciones necesarias.</w:t>
            </w:r>
          </w:p>
        </w:tc>
      </w:tr>
      <w:tr w:rsidR="006F59BD" w:rsidRPr="00BD62C4" w14:paraId="3317741A" w14:textId="77777777" w:rsidTr="007A2A43">
        <w:tc>
          <w:tcPr>
            <w:tcW w:w="2962" w:type="dxa"/>
            <w:tcBorders>
              <w:top w:val="single" w:sz="4" w:space="0" w:color="auto"/>
              <w:left w:val="single" w:sz="4" w:space="0" w:color="auto"/>
              <w:bottom w:val="single" w:sz="4" w:space="0" w:color="auto"/>
              <w:right w:val="single" w:sz="4" w:space="0" w:color="auto"/>
            </w:tcBorders>
            <w:hideMark/>
          </w:tcPr>
          <w:p w14:paraId="1D0287BE" w14:textId="77777777" w:rsidR="006F59BD" w:rsidRPr="00BD62C4" w:rsidRDefault="006F59B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Precondiciones</w:t>
            </w:r>
          </w:p>
        </w:tc>
        <w:tc>
          <w:tcPr>
            <w:tcW w:w="5694" w:type="dxa"/>
            <w:tcBorders>
              <w:top w:val="single" w:sz="4" w:space="0" w:color="auto"/>
              <w:left w:val="single" w:sz="4" w:space="0" w:color="auto"/>
              <w:bottom w:val="single" w:sz="4" w:space="0" w:color="auto"/>
              <w:right w:val="single" w:sz="4" w:space="0" w:color="auto"/>
            </w:tcBorders>
            <w:hideMark/>
          </w:tcPr>
          <w:p w14:paraId="051E4823" w14:textId="77777777" w:rsidR="006F59BD" w:rsidRPr="00BD62C4" w:rsidRDefault="006F59BD" w:rsidP="009677CC">
            <w:pPr>
              <w:pStyle w:val="Prrafodelista"/>
              <w:numPr>
                <w:ilvl w:val="0"/>
                <w:numId w:val="28"/>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reporte de asistencia ha sido generado previamente por la aplicación.</w:t>
            </w:r>
          </w:p>
          <w:p w14:paraId="75C21E75" w14:textId="77777777" w:rsidR="006F59BD" w:rsidRPr="00BD62C4" w:rsidRDefault="006F59BD" w:rsidP="009677CC">
            <w:pPr>
              <w:pStyle w:val="Prrafodelista"/>
              <w:numPr>
                <w:ilvl w:val="0"/>
                <w:numId w:val="28"/>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profesor o administrador tiene acceso a la aplicación y permisos para editar el reporte.</w:t>
            </w:r>
          </w:p>
        </w:tc>
      </w:tr>
      <w:tr w:rsidR="006F59BD" w:rsidRPr="00BD62C4" w14:paraId="3B0BC5A0" w14:textId="77777777" w:rsidTr="007A2A43">
        <w:tc>
          <w:tcPr>
            <w:tcW w:w="2962" w:type="dxa"/>
            <w:tcBorders>
              <w:top w:val="single" w:sz="4" w:space="0" w:color="auto"/>
              <w:left w:val="single" w:sz="4" w:space="0" w:color="auto"/>
              <w:bottom w:val="single" w:sz="4" w:space="0" w:color="auto"/>
              <w:right w:val="single" w:sz="4" w:space="0" w:color="auto"/>
            </w:tcBorders>
            <w:hideMark/>
          </w:tcPr>
          <w:p w14:paraId="25CDDE31" w14:textId="77777777" w:rsidR="006F59BD" w:rsidRPr="00BD62C4" w:rsidRDefault="006F59B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Final exitoso </w:t>
            </w:r>
          </w:p>
        </w:tc>
        <w:tc>
          <w:tcPr>
            <w:tcW w:w="5694" w:type="dxa"/>
            <w:tcBorders>
              <w:top w:val="single" w:sz="4" w:space="0" w:color="auto"/>
              <w:left w:val="single" w:sz="4" w:space="0" w:color="auto"/>
              <w:bottom w:val="single" w:sz="4" w:space="0" w:color="auto"/>
              <w:right w:val="single" w:sz="4" w:space="0" w:color="auto"/>
            </w:tcBorders>
            <w:hideMark/>
          </w:tcPr>
          <w:p w14:paraId="65D1C1FC" w14:textId="77777777" w:rsidR="006F59BD" w:rsidRPr="00BD62C4" w:rsidRDefault="006F59BD" w:rsidP="007A2A43">
            <w:p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reporte de asistencia es editado y guardado correctamente con las modificaciones necesarias.</w:t>
            </w:r>
          </w:p>
        </w:tc>
      </w:tr>
      <w:tr w:rsidR="006F59BD" w:rsidRPr="00BD62C4" w14:paraId="62532A5D" w14:textId="77777777" w:rsidTr="007A2A43">
        <w:tc>
          <w:tcPr>
            <w:tcW w:w="2962" w:type="dxa"/>
            <w:tcBorders>
              <w:top w:val="single" w:sz="4" w:space="0" w:color="auto"/>
              <w:left w:val="single" w:sz="4" w:space="0" w:color="auto"/>
              <w:bottom w:val="single" w:sz="4" w:space="0" w:color="auto"/>
              <w:right w:val="single" w:sz="4" w:space="0" w:color="auto"/>
            </w:tcBorders>
            <w:hideMark/>
          </w:tcPr>
          <w:p w14:paraId="4DA9663D" w14:textId="77777777" w:rsidR="006F59BD" w:rsidRPr="00BD62C4" w:rsidRDefault="006F59B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Final fallido</w:t>
            </w:r>
          </w:p>
        </w:tc>
        <w:tc>
          <w:tcPr>
            <w:tcW w:w="5694" w:type="dxa"/>
            <w:tcBorders>
              <w:top w:val="single" w:sz="4" w:space="0" w:color="auto"/>
              <w:left w:val="single" w:sz="4" w:space="0" w:color="auto"/>
              <w:bottom w:val="single" w:sz="4" w:space="0" w:color="auto"/>
              <w:right w:val="single" w:sz="4" w:space="0" w:color="auto"/>
            </w:tcBorders>
            <w:hideMark/>
          </w:tcPr>
          <w:p w14:paraId="76C40733" w14:textId="77777777" w:rsidR="006F59BD" w:rsidRPr="00BD62C4" w:rsidRDefault="006F59BD" w:rsidP="009677CC">
            <w:pPr>
              <w:pStyle w:val="Prrafodelista"/>
              <w:numPr>
                <w:ilvl w:val="0"/>
                <w:numId w:val="31"/>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sistema no permite realizar modificaciones al reporte.</w:t>
            </w:r>
          </w:p>
          <w:p w14:paraId="595535F3" w14:textId="77777777" w:rsidR="006F59BD" w:rsidRPr="00BD62C4" w:rsidRDefault="006F59BD" w:rsidP="009677CC">
            <w:pPr>
              <w:pStyle w:val="Prrafodelista"/>
              <w:numPr>
                <w:ilvl w:val="0"/>
                <w:numId w:val="30"/>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Los cambios realizados no se guardan correctamente.</w:t>
            </w:r>
          </w:p>
          <w:p w14:paraId="35038006" w14:textId="77777777" w:rsidR="006F59BD" w:rsidRPr="00BD62C4" w:rsidRDefault="006F59BD" w:rsidP="009677CC">
            <w:pPr>
              <w:pStyle w:val="Prrafodelista"/>
              <w:numPr>
                <w:ilvl w:val="0"/>
                <w:numId w:val="29"/>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La aplicación presenta errores durante el proceso de edición.</w:t>
            </w:r>
          </w:p>
        </w:tc>
      </w:tr>
      <w:tr w:rsidR="006F59BD" w:rsidRPr="00BD62C4" w14:paraId="12C9D91A" w14:textId="77777777" w:rsidTr="007A2A43">
        <w:tc>
          <w:tcPr>
            <w:tcW w:w="2962" w:type="dxa"/>
            <w:tcBorders>
              <w:top w:val="single" w:sz="4" w:space="0" w:color="auto"/>
              <w:left w:val="single" w:sz="4" w:space="0" w:color="auto"/>
              <w:bottom w:val="single" w:sz="4" w:space="0" w:color="auto"/>
              <w:right w:val="single" w:sz="4" w:space="0" w:color="auto"/>
            </w:tcBorders>
            <w:hideMark/>
          </w:tcPr>
          <w:p w14:paraId="2B8D16DD" w14:textId="77777777" w:rsidR="006F59BD" w:rsidRPr="00BD62C4" w:rsidRDefault="006F59BD"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Actores principales</w:t>
            </w:r>
          </w:p>
        </w:tc>
        <w:tc>
          <w:tcPr>
            <w:tcW w:w="5694" w:type="dxa"/>
            <w:tcBorders>
              <w:top w:val="single" w:sz="4" w:space="0" w:color="auto"/>
              <w:left w:val="single" w:sz="4" w:space="0" w:color="auto"/>
              <w:bottom w:val="single" w:sz="4" w:space="0" w:color="auto"/>
              <w:right w:val="single" w:sz="4" w:space="0" w:color="auto"/>
            </w:tcBorders>
            <w:hideMark/>
          </w:tcPr>
          <w:p w14:paraId="5EB2F765" w14:textId="77777777" w:rsidR="006F59BD" w:rsidRPr="00BD62C4" w:rsidRDefault="006F59BD" w:rsidP="007A2A43">
            <w:p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Profesor.</w:t>
            </w:r>
          </w:p>
        </w:tc>
      </w:tr>
      <w:tr w:rsidR="006F59BD" w:rsidRPr="00BD62C4" w14:paraId="36246C19" w14:textId="77777777" w:rsidTr="007A2A43">
        <w:tc>
          <w:tcPr>
            <w:tcW w:w="2962" w:type="dxa"/>
            <w:tcBorders>
              <w:top w:val="single" w:sz="4" w:space="0" w:color="auto"/>
              <w:left w:val="single" w:sz="4" w:space="0" w:color="auto"/>
              <w:bottom w:val="single" w:sz="4" w:space="0" w:color="auto"/>
              <w:right w:val="single" w:sz="4" w:space="0" w:color="auto"/>
            </w:tcBorders>
            <w:hideMark/>
          </w:tcPr>
          <w:p w14:paraId="649A7423" w14:textId="77777777" w:rsidR="006F59BD" w:rsidRPr="00BD62C4" w:rsidRDefault="006F59BD"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Actores secundarios</w:t>
            </w:r>
          </w:p>
        </w:tc>
        <w:tc>
          <w:tcPr>
            <w:tcW w:w="5694" w:type="dxa"/>
            <w:tcBorders>
              <w:top w:val="single" w:sz="4" w:space="0" w:color="auto"/>
              <w:left w:val="single" w:sz="4" w:space="0" w:color="auto"/>
              <w:bottom w:val="single" w:sz="4" w:space="0" w:color="auto"/>
              <w:right w:val="single" w:sz="4" w:space="0" w:color="auto"/>
            </w:tcBorders>
            <w:hideMark/>
          </w:tcPr>
          <w:p w14:paraId="14665DAD" w14:textId="472426FB" w:rsidR="006F59BD" w:rsidRPr="00BD62C4" w:rsidRDefault="006F59BD" w:rsidP="007A2A43">
            <w:pPr>
              <w:rPr>
                <w:rFonts w:ascii="Arial" w:hAnsi="Arial" w:cs="Arial"/>
                <w:lang w:val="es-ES"/>
              </w:rPr>
            </w:pPr>
            <w:r w:rsidRPr="00BD62C4">
              <w:rPr>
                <w:rFonts w:ascii="Arial" w:hAnsi="Arial" w:cs="Arial"/>
                <w:lang w:val="es-ES"/>
              </w:rPr>
              <w:t>Sistema</w:t>
            </w:r>
            <w:r w:rsidR="001B5803" w:rsidRPr="00BD62C4">
              <w:rPr>
                <w:rFonts w:ascii="Arial" w:hAnsi="Arial" w:cs="Arial"/>
                <w:lang w:val="es-ES"/>
              </w:rPr>
              <w:t xml:space="preserve"> de </w:t>
            </w:r>
            <w:r w:rsidR="0013472D" w:rsidRPr="00BD62C4">
              <w:rPr>
                <w:rFonts w:ascii="Arial" w:hAnsi="Arial" w:cs="Arial"/>
                <w:lang w:val="es-ES"/>
              </w:rPr>
              <w:t xml:space="preserve">registro </w:t>
            </w:r>
            <w:r w:rsidR="001B5803" w:rsidRPr="00BD62C4">
              <w:rPr>
                <w:rFonts w:ascii="Arial" w:hAnsi="Arial" w:cs="Arial"/>
                <w:lang w:val="es-ES"/>
              </w:rPr>
              <w:t>asistencia</w:t>
            </w:r>
            <w:r w:rsidRPr="00BD62C4">
              <w:rPr>
                <w:rFonts w:ascii="Arial" w:hAnsi="Arial" w:cs="Arial"/>
                <w:lang w:val="es-ES"/>
              </w:rPr>
              <w:t>.</w:t>
            </w:r>
          </w:p>
        </w:tc>
      </w:tr>
      <w:tr w:rsidR="006F59BD" w:rsidRPr="00BD62C4" w14:paraId="0B8DD11E" w14:textId="77777777" w:rsidTr="007A2A43">
        <w:tc>
          <w:tcPr>
            <w:tcW w:w="2962" w:type="dxa"/>
            <w:tcBorders>
              <w:top w:val="single" w:sz="4" w:space="0" w:color="auto"/>
              <w:left w:val="single" w:sz="4" w:space="0" w:color="auto"/>
              <w:bottom w:val="single" w:sz="4" w:space="0" w:color="auto"/>
              <w:right w:val="single" w:sz="4" w:space="0" w:color="auto"/>
            </w:tcBorders>
            <w:hideMark/>
          </w:tcPr>
          <w:p w14:paraId="2E53C20A" w14:textId="77777777" w:rsidR="006F59BD" w:rsidRPr="00BD62C4" w:rsidRDefault="006F59BD"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Evento de inicio</w:t>
            </w:r>
          </w:p>
        </w:tc>
        <w:tc>
          <w:tcPr>
            <w:tcW w:w="5694" w:type="dxa"/>
            <w:tcBorders>
              <w:top w:val="single" w:sz="4" w:space="0" w:color="auto"/>
              <w:left w:val="single" w:sz="4" w:space="0" w:color="auto"/>
              <w:bottom w:val="single" w:sz="4" w:space="0" w:color="auto"/>
              <w:right w:val="single" w:sz="4" w:space="0" w:color="auto"/>
            </w:tcBorders>
            <w:hideMark/>
          </w:tcPr>
          <w:p w14:paraId="5E47D3FF" w14:textId="77777777" w:rsidR="006F59BD" w:rsidRPr="00BD62C4" w:rsidRDefault="006F59BD" w:rsidP="007A2A43">
            <w:pPr>
              <w:rPr>
                <w:rFonts w:ascii="Arial" w:hAnsi="Arial" w:cs="Arial"/>
                <w:lang w:val="es-ES"/>
              </w:rPr>
            </w:pPr>
            <w:r w:rsidRPr="00BD62C4">
              <w:rPr>
                <w:rFonts w:ascii="Arial" w:hAnsi="Arial" w:cs="Arial"/>
                <w:lang w:val="es-ES"/>
              </w:rPr>
              <w:t>El profesor decide editar el reporte de asistencia generado previamente para realizar ajustes manuales.</w:t>
            </w:r>
          </w:p>
          <w:p w14:paraId="049CB9BA" w14:textId="77777777" w:rsidR="006F59BD" w:rsidRPr="00BD62C4" w:rsidRDefault="006F59BD" w:rsidP="007A2A43">
            <w:pPr>
              <w:rPr>
                <w:rFonts w:ascii="Arial" w:hAnsi="Arial" w:cs="Arial"/>
                <w:lang w:val="es-ES"/>
              </w:rPr>
            </w:pPr>
          </w:p>
        </w:tc>
      </w:tr>
      <w:tr w:rsidR="006F59BD" w:rsidRPr="00BD62C4" w14:paraId="571A1140" w14:textId="77777777" w:rsidTr="007A2A43">
        <w:tc>
          <w:tcPr>
            <w:tcW w:w="2962" w:type="dxa"/>
            <w:tcBorders>
              <w:top w:val="single" w:sz="4" w:space="0" w:color="auto"/>
              <w:left w:val="single" w:sz="4" w:space="0" w:color="auto"/>
              <w:bottom w:val="single" w:sz="4" w:space="0" w:color="auto"/>
              <w:right w:val="single" w:sz="4" w:space="0" w:color="auto"/>
            </w:tcBorders>
            <w:hideMark/>
          </w:tcPr>
          <w:p w14:paraId="5A9C1662" w14:textId="77777777" w:rsidR="006F59BD" w:rsidRPr="00BD62C4" w:rsidRDefault="006F59BD"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Flujo principal</w:t>
            </w:r>
          </w:p>
        </w:tc>
        <w:tc>
          <w:tcPr>
            <w:tcW w:w="5694" w:type="dxa"/>
            <w:tcBorders>
              <w:top w:val="single" w:sz="4" w:space="0" w:color="auto"/>
              <w:left w:val="single" w:sz="4" w:space="0" w:color="auto"/>
              <w:bottom w:val="single" w:sz="4" w:space="0" w:color="auto"/>
              <w:right w:val="single" w:sz="4" w:space="0" w:color="auto"/>
            </w:tcBorders>
            <w:hideMark/>
          </w:tcPr>
          <w:p w14:paraId="31138711" w14:textId="77777777" w:rsidR="006F59BD" w:rsidRPr="00BD62C4" w:rsidRDefault="006F59BD" w:rsidP="007A2A43">
            <w:pPr>
              <w:rPr>
                <w:rFonts w:ascii="Arial" w:hAnsi="Arial" w:cs="Arial"/>
                <w:lang w:val="es-ES"/>
              </w:rPr>
            </w:pPr>
            <w:r w:rsidRPr="00BD62C4">
              <w:rPr>
                <w:rFonts w:ascii="Arial" w:hAnsi="Arial" w:cs="Arial"/>
                <w:lang w:val="es-ES"/>
              </w:rPr>
              <w:t>Inicio de Edición del Reporte</w:t>
            </w:r>
          </w:p>
          <w:p w14:paraId="55316C5E" w14:textId="77777777" w:rsidR="006F59BD" w:rsidRPr="00BD62C4" w:rsidRDefault="006F59BD" w:rsidP="007A2A43">
            <w:pPr>
              <w:rPr>
                <w:rFonts w:ascii="Arial" w:hAnsi="Arial" w:cs="Arial"/>
                <w:lang w:val="es-ES"/>
              </w:rPr>
            </w:pPr>
            <w:r w:rsidRPr="00BD62C4">
              <w:rPr>
                <w:rFonts w:ascii="Arial" w:hAnsi="Arial" w:cs="Arial"/>
                <w:lang w:val="es-ES"/>
              </w:rPr>
              <w:t>Revisión del Reporte</w:t>
            </w:r>
          </w:p>
          <w:p w14:paraId="64174024" w14:textId="77777777" w:rsidR="006F59BD" w:rsidRPr="00BD62C4" w:rsidRDefault="006F59BD" w:rsidP="007A2A43">
            <w:pPr>
              <w:rPr>
                <w:rFonts w:ascii="Arial" w:hAnsi="Arial" w:cs="Arial"/>
                <w:lang w:val="es-ES"/>
              </w:rPr>
            </w:pPr>
            <w:r w:rsidRPr="00BD62C4">
              <w:rPr>
                <w:rFonts w:ascii="Arial" w:hAnsi="Arial" w:cs="Arial"/>
                <w:lang w:val="es-ES"/>
              </w:rPr>
              <w:t>Modificación de Asistencia</w:t>
            </w:r>
          </w:p>
          <w:p w14:paraId="2A40241C" w14:textId="77777777" w:rsidR="006F59BD" w:rsidRPr="00BD62C4" w:rsidRDefault="006F59BD" w:rsidP="007A2A43">
            <w:pPr>
              <w:rPr>
                <w:rFonts w:ascii="Arial" w:hAnsi="Arial" w:cs="Arial"/>
                <w:lang w:val="es-ES"/>
              </w:rPr>
            </w:pPr>
            <w:r w:rsidRPr="00BD62C4">
              <w:rPr>
                <w:rFonts w:ascii="Arial" w:hAnsi="Arial" w:cs="Arial"/>
                <w:lang w:val="es-ES"/>
              </w:rPr>
              <w:t>Guardar cambios</w:t>
            </w:r>
          </w:p>
          <w:p w14:paraId="79B6063B" w14:textId="77777777" w:rsidR="006F59BD" w:rsidRPr="00BD62C4" w:rsidRDefault="006F59BD" w:rsidP="007A2A43">
            <w:pPr>
              <w:rPr>
                <w:rFonts w:ascii="Arial" w:hAnsi="Arial" w:cs="Arial"/>
                <w:lang w:val="es-ES"/>
              </w:rPr>
            </w:pPr>
            <w:r w:rsidRPr="00BD62C4">
              <w:rPr>
                <w:rFonts w:ascii="Arial" w:hAnsi="Arial" w:cs="Arial"/>
                <w:lang w:val="es-ES"/>
              </w:rPr>
              <w:t>Confirmación de Edición</w:t>
            </w:r>
          </w:p>
        </w:tc>
      </w:tr>
    </w:tbl>
    <w:p w14:paraId="4E273C6F" w14:textId="77777777" w:rsidR="00634C57" w:rsidRPr="00BD62C4" w:rsidRDefault="00634C57" w:rsidP="006572FD">
      <w:pPr>
        <w:rPr>
          <w:rFonts w:ascii="Arial" w:hAnsi="Arial" w:cs="Arial"/>
          <w:b/>
          <w:bCs/>
          <w:sz w:val="24"/>
          <w:szCs w:val="24"/>
        </w:rPr>
      </w:pPr>
    </w:p>
    <w:tbl>
      <w:tblPr>
        <w:tblStyle w:val="Tablaconcuadrcula"/>
        <w:tblpPr w:leftFromText="141" w:rightFromText="141" w:vertAnchor="text" w:horzAnchor="margin" w:tblpXSpec="right" w:tblpY="408"/>
        <w:tblW w:w="0" w:type="auto"/>
        <w:tblInd w:w="0" w:type="dxa"/>
        <w:tblLook w:val="04A0" w:firstRow="1" w:lastRow="0" w:firstColumn="1" w:lastColumn="0" w:noHBand="0" w:noVBand="1"/>
      </w:tblPr>
      <w:tblGrid>
        <w:gridCol w:w="2962"/>
        <w:gridCol w:w="5694"/>
      </w:tblGrid>
      <w:tr w:rsidR="00D71D33" w:rsidRPr="00BD62C4" w14:paraId="15606757" w14:textId="77777777" w:rsidTr="00846278">
        <w:tc>
          <w:tcPr>
            <w:tcW w:w="2962" w:type="dxa"/>
            <w:tcBorders>
              <w:top w:val="single" w:sz="4" w:space="0" w:color="auto"/>
              <w:left w:val="single" w:sz="4" w:space="0" w:color="auto"/>
              <w:bottom w:val="single" w:sz="4" w:space="0" w:color="auto"/>
              <w:right w:val="single" w:sz="4" w:space="0" w:color="auto"/>
            </w:tcBorders>
            <w:hideMark/>
          </w:tcPr>
          <w:p w14:paraId="42890FB8" w14:textId="77777777" w:rsidR="00D71D33" w:rsidRPr="00BD62C4" w:rsidRDefault="00D71D33" w:rsidP="007A2A43">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t xml:space="preserve">Caso de uso </w:t>
            </w:r>
          </w:p>
        </w:tc>
        <w:tc>
          <w:tcPr>
            <w:tcW w:w="5694" w:type="dxa"/>
            <w:tcBorders>
              <w:top w:val="single" w:sz="4" w:space="0" w:color="auto"/>
              <w:left w:val="single" w:sz="4" w:space="0" w:color="auto"/>
              <w:bottom w:val="single" w:sz="4" w:space="0" w:color="auto"/>
              <w:right w:val="single" w:sz="4" w:space="0" w:color="auto"/>
            </w:tcBorders>
            <w:hideMark/>
          </w:tcPr>
          <w:p w14:paraId="1F2CD126" w14:textId="2070BC23" w:rsidR="00D71D33" w:rsidRPr="00BD62C4" w:rsidRDefault="00172525" w:rsidP="007A2A43">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t>Alma</w:t>
            </w:r>
            <w:r w:rsidR="0027045E" w:rsidRPr="00BD62C4">
              <w:rPr>
                <w:rFonts w:ascii="Arial" w:eastAsia="Times New Roman" w:hAnsi="Arial" w:cs="Arial"/>
                <w:b/>
                <w:bCs/>
                <w:sz w:val="24"/>
                <w:szCs w:val="24"/>
                <w:lang w:val="es-ES" w:eastAsia="es-NI"/>
              </w:rPr>
              <w:t>cenar reporte en servidor</w:t>
            </w:r>
          </w:p>
        </w:tc>
      </w:tr>
      <w:tr w:rsidR="00D71D33" w:rsidRPr="00BD62C4" w14:paraId="489EDA2B" w14:textId="77777777" w:rsidTr="00846278">
        <w:tc>
          <w:tcPr>
            <w:tcW w:w="2962" w:type="dxa"/>
            <w:tcBorders>
              <w:top w:val="single" w:sz="4" w:space="0" w:color="auto"/>
              <w:left w:val="single" w:sz="4" w:space="0" w:color="auto"/>
              <w:bottom w:val="single" w:sz="4" w:space="0" w:color="auto"/>
              <w:right w:val="single" w:sz="4" w:space="0" w:color="auto"/>
            </w:tcBorders>
            <w:hideMark/>
          </w:tcPr>
          <w:p w14:paraId="2E69217D" w14:textId="77777777" w:rsidR="00D71D33" w:rsidRPr="00BD62C4" w:rsidRDefault="00D71D33"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Requerimiento Relacionados </w:t>
            </w:r>
          </w:p>
        </w:tc>
        <w:tc>
          <w:tcPr>
            <w:tcW w:w="5694" w:type="dxa"/>
            <w:tcBorders>
              <w:top w:val="single" w:sz="4" w:space="0" w:color="auto"/>
              <w:left w:val="single" w:sz="4" w:space="0" w:color="auto"/>
              <w:bottom w:val="single" w:sz="4" w:space="0" w:color="auto"/>
              <w:right w:val="single" w:sz="4" w:space="0" w:color="auto"/>
            </w:tcBorders>
            <w:hideMark/>
          </w:tcPr>
          <w:p w14:paraId="0C6152C0" w14:textId="77777777" w:rsidR="00EA324C" w:rsidRPr="00BD62C4" w:rsidRDefault="00EA324C" w:rsidP="009677CC">
            <w:pPr>
              <w:pStyle w:val="Prrafodelista"/>
              <w:numPr>
                <w:ilvl w:val="0"/>
                <w:numId w:val="29"/>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permitir almacenar los reportes de asistencia generados en un servidor centralizado.</w:t>
            </w:r>
          </w:p>
          <w:p w14:paraId="0CB055A9" w14:textId="77777777" w:rsidR="00EA324C" w:rsidRPr="00BD62C4" w:rsidRDefault="00EA324C" w:rsidP="009677CC">
            <w:pPr>
              <w:pStyle w:val="Prrafodelista"/>
              <w:numPr>
                <w:ilvl w:val="0"/>
                <w:numId w:val="29"/>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garantizar la seguridad y privacidad de los datos almacenados.</w:t>
            </w:r>
          </w:p>
          <w:p w14:paraId="51731FFC" w14:textId="63D2F9ED" w:rsidR="00D71D33" w:rsidRPr="00BD62C4" w:rsidRDefault="00EA324C" w:rsidP="009677CC">
            <w:pPr>
              <w:pStyle w:val="Prrafodelista"/>
              <w:numPr>
                <w:ilvl w:val="0"/>
                <w:numId w:val="29"/>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permitir la recuperación y consulta de reportes almacenados en el servidor.</w:t>
            </w:r>
          </w:p>
        </w:tc>
      </w:tr>
      <w:tr w:rsidR="00D71D33" w:rsidRPr="00BD62C4" w14:paraId="646FF4B4" w14:textId="77777777" w:rsidTr="00846278">
        <w:tc>
          <w:tcPr>
            <w:tcW w:w="2962" w:type="dxa"/>
            <w:tcBorders>
              <w:top w:val="single" w:sz="4" w:space="0" w:color="auto"/>
              <w:left w:val="single" w:sz="4" w:space="0" w:color="auto"/>
              <w:bottom w:val="single" w:sz="4" w:space="0" w:color="auto"/>
              <w:right w:val="single" w:sz="4" w:space="0" w:color="auto"/>
            </w:tcBorders>
            <w:hideMark/>
          </w:tcPr>
          <w:p w14:paraId="11247260" w14:textId="77777777" w:rsidR="00D71D33" w:rsidRPr="00BD62C4" w:rsidRDefault="00D71D33"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Objetivo en contexto</w:t>
            </w:r>
          </w:p>
        </w:tc>
        <w:tc>
          <w:tcPr>
            <w:tcW w:w="5694" w:type="dxa"/>
            <w:tcBorders>
              <w:top w:val="single" w:sz="4" w:space="0" w:color="auto"/>
              <w:left w:val="single" w:sz="4" w:space="0" w:color="auto"/>
              <w:bottom w:val="single" w:sz="4" w:space="0" w:color="auto"/>
              <w:right w:val="single" w:sz="4" w:space="0" w:color="auto"/>
            </w:tcBorders>
            <w:hideMark/>
          </w:tcPr>
          <w:p w14:paraId="3E447CAE" w14:textId="5571D9B1" w:rsidR="00D71D33" w:rsidRPr="00BD62C4" w:rsidRDefault="00E168CB" w:rsidP="00E168CB">
            <w:pPr>
              <w:rPr>
                <w:rFonts w:ascii="Arial" w:eastAsia="Times New Roman" w:hAnsi="Arial" w:cs="Arial"/>
                <w:kern w:val="0"/>
                <w:lang w:val="es-ES" w:eastAsia="es-ES"/>
                <w14:ligatures w14:val="none"/>
              </w:rPr>
            </w:pPr>
            <w:r w:rsidRPr="00BD62C4">
              <w:rPr>
                <w:rFonts w:ascii="Arial" w:eastAsia="Times New Roman" w:hAnsi="Arial" w:cs="Arial"/>
                <w:kern w:val="0"/>
                <w:lang w:val="es-ES" w:eastAsia="es-ES"/>
                <w14:ligatures w14:val="none"/>
              </w:rPr>
              <w:t>Permitir almacenar los reportes de asistencia en un servidor.</w:t>
            </w:r>
          </w:p>
        </w:tc>
      </w:tr>
      <w:tr w:rsidR="00D71D33" w:rsidRPr="00BD62C4" w14:paraId="0CA21210" w14:textId="77777777" w:rsidTr="00846278">
        <w:tc>
          <w:tcPr>
            <w:tcW w:w="2962" w:type="dxa"/>
            <w:tcBorders>
              <w:top w:val="single" w:sz="4" w:space="0" w:color="auto"/>
              <w:left w:val="single" w:sz="4" w:space="0" w:color="auto"/>
              <w:bottom w:val="single" w:sz="4" w:space="0" w:color="auto"/>
              <w:right w:val="single" w:sz="4" w:space="0" w:color="auto"/>
            </w:tcBorders>
            <w:hideMark/>
          </w:tcPr>
          <w:p w14:paraId="360B80E5" w14:textId="77777777" w:rsidR="00D71D33" w:rsidRPr="00BD62C4" w:rsidRDefault="00D71D33"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Precondiciones</w:t>
            </w:r>
          </w:p>
        </w:tc>
        <w:tc>
          <w:tcPr>
            <w:tcW w:w="5694" w:type="dxa"/>
            <w:tcBorders>
              <w:top w:val="single" w:sz="4" w:space="0" w:color="auto"/>
              <w:left w:val="single" w:sz="4" w:space="0" w:color="auto"/>
              <w:bottom w:val="single" w:sz="4" w:space="0" w:color="auto"/>
              <w:right w:val="single" w:sz="4" w:space="0" w:color="auto"/>
            </w:tcBorders>
            <w:hideMark/>
          </w:tcPr>
          <w:p w14:paraId="295E20C2" w14:textId="77777777" w:rsidR="00DD107E" w:rsidRPr="00BD62C4" w:rsidRDefault="00DD107E" w:rsidP="009677CC">
            <w:pPr>
              <w:pStyle w:val="Prrafodelista"/>
              <w:numPr>
                <w:ilvl w:val="0"/>
                <w:numId w:val="36"/>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reporte de asistencia ha sido generado y está disponible para almacenamiento.</w:t>
            </w:r>
          </w:p>
          <w:p w14:paraId="1B1B7D7B" w14:textId="77777777" w:rsidR="00DD107E" w:rsidRPr="00BD62C4" w:rsidRDefault="00DD107E" w:rsidP="009677CC">
            <w:pPr>
              <w:pStyle w:val="Prrafodelista"/>
              <w:numPr>
                <w:ilvl w:val="0"/>
                <w:numId w:val="36"/>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servidor está en funcionamiento y accesible desde la aplicación.</w:t>
            </w:r>
          </w:p>
          <w:p w14:paraId="695C1517" w14:textId="08A9AAB5" w:rsidR="00D71D33" w:rsidRPr="00BD62C4" w:rsidRDefault="00DD107E" w:rsidP="009677CC">
            <w:pPr>
              <w:pStyle w:val="Prrafodelista"/>
              <w:numPr>
                <w:ilvl w:val="0"/>
                <w:numId w:val="36"/>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usuario tiene los permisos necesarios para almacenar datos en el servidor.</w:t>
            </w:r>
          </w:p>
        </w:tc>
      </w:tr>
      <w:tr w:rsidR="00D71D33" w:rsidRPr="00BD62C4" w14:paraId="45861156" w14:textId="77777777" w:rsidTr="00846278">
        <w:tc>
          <w:tcPr>
            <w:tcW w:w="2962" w:type="dxa"/>
            <w:tcBorders>
              <w:top w:val="single" w:sz="4" w:space="0" w:color="auto"/>
              <w:left w:val="single" w:sz="4" w:space="0" w:color="auto"/>
              <w:bottom w:val="single" w:sz="4" w:space="0" w:color="auto"/>
              <w:right w:val="single" w:sz="4" w:space="0" w:color="auto"/>
            </w:tcBorders>
            <w:hideMark/>
          </w:tcPr>
          <w:p w14:paraId="409BA935" w14:textId="77777777" w:rsidR="00D71D33" w:rsidRPr="00BD62C4" w:rsidRDefault="00D71D33"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Final exitoso </w:t>
            </w:r>
          </w:p>
        </w:tc>
        <w:tc>
          <w:tcPr>
            <w:tcW w:w="5694" w:type="dxa"/>
            <w:tcBorders>
              <w:top w:val="single" w:sz="4" w:space="0" w:color="auto"/>
              <w:left w:val="single" w:sz="4" w:space="0" w:color="auto"/>
              <w:bottom w:val="single" w:sz="4" w:space="0" w:color="auto"/>
              <w:right w:val="single" w:sz="4" w:space="0" w:color="auto"/>
            </w:tcBorders>
            <w:hideMark/>
          </w:tcPr>
          <w:p w14:paraId="2EB73557" w14:textId="537AFC84" w:rsidR="00D71D33" w:rsidRPr="00BD62C4" w:rsidRDefault="006B7D27" w:rsidP="007A2A43">
            <w:p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reporte de asistencia es almacenado correctamente en el servidor y se confirma el éxito de la operación al usuario.</w:t>
            </w:r>
          </w:p>
        </w:tc>
      </w:tr>
      <w:tr w:rsidR="00D71D33" w:rsidRPr="00BD62C4" w14:paraId="56EEC566" w14:textId="77777777" w:rsidTr="00846278">
        <w:tc>
          <w:tcPr>
            <w:tcW w:w="2962" w:type="dxa"/>
            <w:tcBorders>
              <w:top w:val="single" w:sz="4" w:space="0" w:color="auto"/>
              <w:left w:val="single" w:sz="4" w:space="0" w:color="auto"/>
              <w:bottom w:val="single" w:sz="4" w:space="0" w:color="auto"/>
              <w:right w:val="single" w:sz="4" w:space="0" w:color="auto"/>
            </w:tcBorders>
            <w:hideMark/>
          </w:tcPr>
          <w:p w14:paraId="4353FC10" w14:textId="77777777" w:rsidR="00D71D33" w:rsidRPr="00BD62C4" w:rsidRDefault="00D71D33"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Final fallido</w:t>
            </w:r>
          </w:p>
        </w:tc>
        <w:tc>
          <w:tcPr>
            <w:tcW w:w="5694" w:type="dxa"/>
            <w:tcBorders>
              <w:top w:val="single" w:sz="4" w:space="0" w:color="auto"/>
              <w:left w:val="single" w:sz="4" w:space="0" w:color="auto"/>
              <w:bottom w:val="single" w:sz="4" w:space="0" w:color="auto"/>
              <w:right w:val="single" w:sz="4" w:space="0" w:color="auto"/>
            </w:tcBorders>
            <w:hideMark/>
          </w:tcPr>
          <w:p w14:paraId="29456228" w14:textId="77777777" w:rsidR="005A4C5A" w:rsidRPr="00BD62C4" w:rsidRDefault="005A4C5A" w:rsidP="009677CC">
            <w:pPr>
              <w:pStyle w:val="Prrafodelista"/>
              <w:numPr>
                <w:ilvl w:val="0"/>
                <w:numId w:val="37"/>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sistema no puede almacenar el reporte en el servidor debido a errores de conexión o problemas del servidor.</w:t>
            </w:r>
          </w:p>
          <w:p w14:paraId="65D352E6" w14:textId="77777777" w:rsidR="005A4C5A" w:rsidRPr="00BD62C4" w:rsidRDefault="005A4C5A" w:rsidP="009677CC">
            <w:pPr>
              <w:pStyle w:val="Prrafodelista"/>
              <w:numPr>
                <w:ilvl w:val="0"/>
                <w:numId w:val="37"/>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lastRenderedPageBreak/>
              <w:t>El sistema no confirma correctamente el almacenamiento exitoso, generando incertidumbre en el usuario.</w:t>
            </w:r>
          </w:p>
          <w:p w14:paraId="388B66AD" w14:textId="77202E7F" w:rsidR="00D71D33" w:rsidRPr="00BD62C4" w:rsidRDefault="005A4C5A" w:rsidP="009677CC">
            <w:pPr>
              <w:pStyle w:val="Prrafodelista"/>
              <w:numPr>
                <w:ilvl w:val="0"/>
                <w:numId w:val="37"/>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La aplicación presenta errores durante el proceso de almacenamiento.</w:t>
            </w:r>
          </w:p>
        </w:tc>
      </w:tr>
      <w:tr w:rsidR="00D71D33" w:rsidRPr="00BD62C4" w14:paraId="0B40F9AD" w14:textId="77777777" w:rsidTr="00846278">
        <w:tc>
          <w:tcPr>
            <w:tcW w:w="2962" w:type="dxa"/>
            <w:tcBorders>
              <w:top w:val="single" w:sz="4" w:space="0" w:color="auto"/>
              <w:left w:val="single" w:sz="4" w:space="0" w:color="auto"/>
              <w:bottom w:val="single" w:sz="4" w:space="0" w:color="auto"/>
              <w:right w:val="single" w:sz="4" w:space="0" w:color="auto"/>
            </w:tcBorders>
            <w:hideMark/>
          </w:tcPr>
          <w:p w14:paraId="2117CFFE" w14:textId="77777777" w:rsidR="00D71D33" w:rsidRPr="00BD62C4" w:rsidRDefault="00D71D33" w:rsidP="007A2A43">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lastRenderedPageBreak/>
              <w:t>Actores principales</w:t>
            </w:r>
          </w:p>
        </w:tc>
        <w:tc>
          <w:tcPr>
            <w:tcW w:w="5694" w:type="dxa"/>
            <w:tcBorders>
              <w:top w:val="single" w:sz="4" w:space="0" w:color="auto"/>
              <w:left w:val="single" w:sz="4" w:space="0" w:color="auto"/>
              <w:bottom w:val="single" w:sz="4" w:space="0" w:color="auto"/>
              <w:right w:val="single" w:sz="4" w:space="0" w:color="auto"/>
            </w:tcBorders>
            <w:hideMark/>
          </w:tcPr>
          <w:p w14:paraId="2993195E" w14:textId="4DE4244B" w:rsidR="00D71D33" w:rsidRPr="00BD62C4" w:rsidRDefault="00E64853" w:rsidP="007A2A43">
            <w:p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Profesor</w:t>
            </w:r>
            <w:r w:rsidR="00CC0259" w:rsidRPr="00BD62C4">
              <w:rPr>
                <w:rFonts w:ascii="Arial" w:eastAsia="Times New Roman" w:hAnsi="Arial" w:cs="Arial"/>
                <w:kern w:val="0"/>
                <w:lang w:val="es-ES" w:eastAsia="es-NI"/>
                <w14:ligatures w14:val="none"/>
              </w:rPr>
              <w:t xml:space="preserve"> y sistema de almacenamiento.</w:t>
            </w:r>
          </w:p>
        </w:tc>
      </w:tr>
      <w:tr w:rsidR="00D71D33" w:rsidRPr="00BD62C4" w14:paraId="60DBADEC" w14:textId="77777777" w:rsidTr="00846278">
        <w:tc>
          <w:tcPr>
            <w:tcW w:w="2962" w:type="dxa"/>
            <w:tcBorders>
              <w:top w:val="single" w:sz="4" w:space="0" w:color="auto"/>
              <w:left w:val="single" w:sz="4" w:space="0" w:color="auto"/>
              <w:bottom w:val="single" w:sz="4" w:space="0" w:color="auto"/>
              <w:right w:val="single" w:sz="4" w:space="0" w:color="auto"/>
            </w:tcBorders>
            <w:hideMark/>
          </w:tcPr>
          <w:p w14:paraId="56B7231C" w14:textId="77777777" w:rsidR="00D71D33" w:rsidRPr="00BD62C4" w:rsidRDefault="00D71D33"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Actores secundarios</w:t>
            </w:r>
          </w:p>
        </w:tc>
        <w:tc>
          <w:tcPr>
            <w:tcW w:w="5694" w:type="dxa"/>
            <w:tcBorders>
              <w:top w:val="single" w:sz="4" w:space="0" w:color="auto"/>
              <w:left w:val="single" w:sz="4" w:space="0" w:color="auto"/>
              <w:bottom w:val="single" w:sz="4" w:space="0" w:color="auto"/>
              <w:right w:val="single" w:sz="4" w:space="0" w:color="auto"/>
            </w:tcBorders>
            <w:hideMark/>
          </w:tcPr>
          <w:p w14:paraId="4ACACB07" w14:textId="10173C97" w:rsidR="00D71D33" w:rsidRPr="00BD62C4" w:rsidRDefault="009F3E53" w:rsidP="007A2A43">
            <w:pPr>
              <w:rPr>
                <w:rFonts w:ascii="Arial" w:hAnsi="Arial" w:cs="Arial"/>
                <w:lang w:val="es-ES"/>
              </w:rPr>
            </w:pPr>
            <w:r w:rsidRPr="00BD62C4">
              <w:rPr>
                <w:rFonts w:ascii="Arial" w:hAnsi="Arial" w:cs="Arial"/>
                <w:lang w:val="es-ES"/>
              </w:rPr>
              <w:t>Administrador del sistema</w:t>
            </w:r>
            <w:r w:rsidR="006F53D2" w:rsidRPr="00BD62C4">
              <w:rPr>
                <w:rFonts w:ascii="Arial" w:hAnsi="Arial" w:cs="Arial"/>
                <w:lang w:val="es-ES"/>
              </w:rPr>
              <w:t xml:space="preserve"> y Sistema de registro asistencia</w:t>
            </w:r>
            <w:r w:rsidRPr="00BD62C4">
              <w:rPr>
                <w:rFonts w:ascii="Arial" w:hAnsi="Arial" w:cs="Arial"/>
                <w:lang w:val="es-ES"/>
              </w:rPr>
              <w:t>.</w:t>
            </w:r>
          </w:p>
        </w:tc>
      </w:tr>
      <w:tr w:rsidR="00D71D33" w:rsidRPr="00BD62C4" w14:paraId="1410A9ED" w14:textId="77777777" w:rsidTr="00846278">
        <w:tc>
          <w:tcPr>
            <w:tcW w:w="2962" w:type="dxa"/>
            <w:tcBorders>
              <w:top w:val="single" w:sz="4" w:space="0" w:color="auto"/>
              <w:left w:val="single" w:sz="4" w:space="0" w:color="auto"/>
              <w:bottom w:val="single" w:sz="4" w:space="0" w:color="auto"/>
              <w:right w:val="single" w:sz="4" w:space="0" w:color="auto"/>
            </w:tcBorders>
            <w:hideMark/>
          </w:tcPr>
          <w:p w14:paraId="66AC2387" w14:textId="77777777" w:rsidR="00D71D33" w:rsidRPr="00BD62C4" w:rsidRDefault="00D71D33"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Evento de inicio</w:t>
            </w:r>
          </w:p>
        </w:tc>
        <w:tc>
          <w:tcPr>
            <w:tcW w:w="5694" w:type="dxa"/>
            <w:tcBorders>
              <w:top w:val="single" w:sz="4" w:space="0" w:color="auto"/>
              <w:left w:val="single" w:sz="4" w:space="0" w:color="auto"/>
              <w:bottom w:val="single" w:sz="4" w:space="0" w:color="auto"/>
              <w:right w:val="single" w:sz="4" w:space="0" w:color="auto"/>
            </w:tcBorders>
            <w:hideMark/>
          </w:tcPr>
          <w:p w14:paraId="74DBE85A" w14:textId="0CD66037" w:rsidR="00D71D33" w:rsidRPr="00BD62C4" w:rsidRDefault="00AF5130" w:rsidP="006929A8">
            <w:pPr>
              <w:pStyle w:val="NormalWeb"/>
              <w:rPr>
                <w:rFonts w:ascii="Arial" w:hAnsi="Arial" w:cs="Arial"/>
                <w:sz w:val="22"/>
                <w:szCs w:val="22"/>
                <w:lang w:val="es-ES"/>
              </w:rPr>
            </w:pPr>
            <w:r w:rsidRPr="00BD62C4">
              <w:rPr>
                <w:rFonts w:ascii="Arial" w:hAnsi="Arial" w:cs="Arial"/>
                <w:sz w:val="22"/>
                <w:szCs w:val="22"/>
                <w:lang w:val="es-ES"/>
              </w:rPr>
              <w:t xml:space="preserve">El </w:t>
            </w:r>
            <w:r w:rsidR="0018285D" w:rsidRPr="00BD62C4">
              <w:rPr>
                <w:rFonts w:ascii="Arial" w:hAnsi="Arial" w:cs="Arial"/>
                <w:sz w:val="22"/>
                <w:szCs w:val="22"/>
                <w:lang w:val="es-ES"/>
              </w:rPr>
              <w:t>administrador de asistencia</w:t>
            </w:r>
            <w:r w:rsidRPr="00BD62C4">
              <w:rPr>
                <w:rFonts w:ascii="Arial" w:hAnsi="Arial" w:cs="Arial"/>
                <w:sz w:val="22"/>
                <w:szCs w:val="22"/>
                <w:lang w:val="es-ES"/>
              </w:rPr>
              <w:t xml:space="preserve"> decide almacenar el reporte de asistencia generado</w:t>
            </w:r>
            <w:r w:rsidR="00B0595D" w:rsidRPr="00BD62C4">
              <w:rPr>
                <w:rFonts w:ascii="Arial" w:hAnsi="Arial" w:cs="Arial"/>
                <w:sz w:val="22"/>
                <w:szCs w:val="22"/>
                <w:lang w:val="es-ES"/>
              </w:rPr>
              <w:t xml:space="preserve"> </w:t>
            </w:r>
            <w:r w:rsidR="003E43F9" w:rsidRPr="00BD62C4">
              <w:rPr>
                <w:rFonts w:ascii="Arial" w:hAnsi="Arial" w:cs="Arial"/>
                <w:sz w:val="22"/>
                <w:szCs w:val="22"/>
                <w:lang w:val="es-ES"/>
              </w:rPr>
              <w:t>después</w:t>
            </w:r>
            <w:r w:rsidR="00B0595D" w:rsidRPr="00BD62C4">
              <w:rPr>
                <w:rFonts w:ascii="Arial" w:hAnsi="Arial" w:cs="Arial"/>
                <w:sz w:val="22"/>
                <w:szCs w:val="22"/>
                <w:lang w:val="es-ES"/>
              </w:rPr>
              <w:t xml:space="preserve"> de revisarlo</w:t>
            </w:r>
            <w:r w:rsidRPr="00BD62C4">
              <w:rPr>
                <w:rFonts w:ascii="Arial" w:hAnsi="Arial" w:cs="Arial"/>
                <w:sz w:val="22"/>
                <w:szCs w:val="22"/>
                <w:lang w:val="es-ES"/>
              </w:rPr>
              <w:t xml:space="preserve"> en el servidor a través de la aplicación.</w:t>
            </w:r>
          </w:p>
          <w:p w14:paraId="336DBDA1" w14:textId="77777777" w:rsidR="00D71D33" w:rsidRPr="00BD62C4" w:rsidRDefault="00D71D33" w:rsidP="007A2A43">
            <w:pPr>
              <w:rPr>
                <w:rFonts w:ascii="Arial" w:hAnsi="Arial" w:cs="Arial"/>
                <w:lang w:val="es-ES"/>
              </w:rPr>
            </w:pPr>
          </w:p>
        </w:tc>
      </w:tr>
      <w:tr w:rsidR="00D71D33" w:rsidRPr="00BD62C4" w14:paraId="47002E3E" w14:textId="77777777" w:rsidTr="00846278">
        <w:tc>
          <w:tcPr>
            <w:tcW w:w="2962" w:type="dxa"/>
            <w:tcBorders>
              <w:top w:val="single" w:sz="4" w:space="0" w:color="auto"/>
              <w:left w:val="single" w:sz="4" w:space="0" w:color="auto"/>
              <w:bottom w:val="single" w:sz="4" w:space="0" w:color="auto"/>
              <w:right w:val="single" w:sz="4" w:space="0" w:color="auto"/>
            </w:tcBorders>
            <w:hideMark/>
          </w:tcPr>
          <w:p w14:paraId="5E5393CE" w14:textId="77777777" w:rsidR="00D71D33" w:rsidRPr="00BD62C4" w:rsidRDefault="00D71D33" w:rsidP="007A2A43">
            <w:pPr>
              <w:spacing w:before="100" w:beforeAutospacing="1" w:after="100" w:afterAutospacing="1" w:line="360" w:lineRule="auto"/>
              <w:jc w:val="both"/>
              <w:rPr>
                <w:rFonts w:ascii="Arial" w:hAnsi="Arial" w:cs="Arial"/>
                <w:lang w:val="es-ES"/>
              </w:rPr>
            </w:pPr>
            <w:r w:rsidRPr="00BD62C4">
              <w:rPr>
                <w:rFonts w:ascii="Arial" w:hAnsi="Arial" w:cs="Arial"/>
                <w:lang w:val="es-ES"/>
              </w:rPr>
              <w:t>Flujo principal</w:t>
            </w:r>
          </w:p>
        </w:tc>
        <w:tc>
          <w:tcPr>
            <w:tcW w:w="5694" w:type="dxa"/>
            <w:tcBorders>
              <w:top w:val="single" w:sz="4" w:space="0" w:color="auto"/>
              <w:left w:val="single" w:sz="4" w:space="0" w:color="auto"/>
              <w:bottom w:val="single" w:sz="4" w:space="0" w:color="auto"/>
              <w:right w:val="single" w:sz="4" w:space="0" w:color="auto"/>
            </w:tcBorders>
            <w:hideMark/>
          </w:tcPr>
          <w:p w14:paraId="77D0829F" w14:textId="70BD1E5A" w:rsidR="00AF5130" w:rsidRPr="00BD62C4" w:rsidRDefault="00AF5130" w:rsidP="00AF5130">
            <w:pPr>
              <w:rPr>
                <w:rFonts w:ascii="Arial" w:hAnsi="Arial" w:cs="Arial"/>
                <w:lang w:val="es-ES"/>
              </w:rPr>
            </w:pPr>
            <w:r w:rsidRPr="00BD62C4">
              <w:rPr>
                <w:rFonts w:ascii="Arial" w:hAnsi="Arial" w:cs="Arial"/>
                <w:lang w:val="es-ES"/>
              </w:rPr>
              <w:t>Inicio del Almacenamiento</w:t>
            </w:r>
            <w:r w:rsidR="00EA4A13" w:rsidRPr="00BD62C4">
              <w:rPr>
                <w:rFonts w:ascii="Arial" w:hAnsi="Arial" w:cs="Arial"/>
                <w:lang w:val="es-ES"/>
              </w:rPr>
              <w:t>.</w:t>
            </w:r>
          </w:p>
          <w:p w14:paraId="1530007B" w14:textId="779A21F4" w:rsidR="00AF5130" w:rsidRPr="00BD62C4" w:rsidRDefault="00AF5130" w:rsidP="00AF5130">
            <w:pPr>
              <w:rPr>
                <w:rFonts w:ascii="Arial" w:hAnsi="Arial" w:cs="Arial"/>
                <w:lang w:val="es-ES"/>
              </w:rPr>
            </w:pPr>
            <w:r w:rsidRPr="00BD62C4">
              <w:rPr>
                <w:rFonts w:ascii="Arial" w:hAnsi="Arial" w:cs="Arial"/>
                <w:lang w:val="es-ES"/>
              </w:rPr>
              <w:t>Preparación del Reporte</w:t>
            </w:r>
            <w:r w:rsidR="00EA4A13" w:rsidRPr="00BD62C4">
              <w:rPr>
                <w:rFonts w:ascii="Arial" w:hAnsi="Arial" w:cs="Arial"/>
                <w:lang w:val="es-ES"/>
              </w:rPr>
              <w:t>.</w:t>
            </w:r>
          </w:p>
          <w:p w14:paraId="4F9A30D4" w14:textId="44831AA4" w:rsidR="00846278" w:rsidRPr="00BD62C4" w:rsidRDefault="00AF5130" w:rsidP="00AF5130">
            <w:pPr>
              <w:rPr>
                <w:rFonts w:ascii="Arial" w:hAnsi="Arial" w:cs="Arial"/>
                <w:lang w:val="es-ES"/>
              </w:rPr>
            </w:pPr>
            <w:r w:rsidRPr="00BD62C4">
              <w:rPr>
                <w:rFonts w:ascii="Arial" w:hAnsi="Arial" w:cs="Arial"/>
                <w:lang w:val="es-ES"/>
              </w:rPr>
              <w:t>Establecimiento de Conexión</w:t>
            </w:r>
          </w:p>
          <w:p w14:paraId="27A84A5C" w14:textId="37F816F7" w:rsidR="00AF5130" w:rsidRPr="00BD62C4" w:rsidRDefault="00AF5130" w:rsidP="00AF5130">
            <w:pPr>
              <w:rPr>
                <w:rFonts w:ascii="Arial" w:hAnsi="Arial" w:cs="Arial"/>
                <w:lang w:val="es-ES"/>
              </w:rPr>
            </w:pPr>
            <w:r w:rsidRPr="00BD62C4">
              <w:rPr>
                <w:rFonts w:ascii="Arial" w:hAnsi="Arial" w:cs="Arial"/>
                <w:lang w:val="es-ES"/>
              </w:rPr>
              <w:t>Envío del Reporte</w:t>
            </w:r>
          </w:p>
          <w:p w14:paraId="7E397EF7" w14:textId="19ED5AC3" w:rsidR="00AF5130" w:rsidRPr="00BD62C4" w:rsidRDefault="00AF5130" w:rsidP="00AF5130">
            <w:pPr>
              <w:rPr>
                <w:rFonts w:ascii="Arial" w:hAnsi="Arial" w:cs="Arial"/>
                <w:lang w:val="es-ES"/>
              </w:rPr>
            </w:pPr>
            <w:r w:rsidRPr="00BD62C4">
              <w:rPr>
                <w:rFonts w:ascii="Arial" w:hAnsi="Arial" w:cs="Arial"/>
                <w:lang w:val="es-ES"/>
              </w:rPr>
              <w:t>Almacenamiento en el Servidor</w:t>
            </w:r>
          </w:p>
          <w:p w14:paraId="5AC5220D" w14:textId="77777777" w:rsidR="00902430" w:rsidRPr="00BD62C4" w:rsidRDefault="00AF5130" w:rsidP="00EA4A13">
            <w:pPr>
              <w:rPr>
                <w:rFonts w:ascii="Arial" w:hAnsi="Arial" w:cs="Arial"/>
                <w:lang w:val="es-ES"/>
              </w:rPr>
            </w:pPr>
            <w:r w:rsidRPr="00BD62C4">
              <w:rPr>
                <w:rFonts w:ascii="Arial" w:hAnsi="Arial" w:cs="Arial"/>
                <w:lang w:val="es-ES"/>
              </w:rPr>
              <w:t>Confirmación de Almacenamiento</w:t>
            </w:r>
          </w:p>
          <w:p w14:paraId="0D1DB046" w14:textId="370C0767" w:rsidR="00D71D33" w:rsidRPr="00BD62C4" w:rsidRDefault="00AF5130" w:rsidP="00EA4A13">
            <w:pPr>
              <w:rPr>
                <w:rFonts w:ascii="Arial" w:hAnsi="Arial" w:cs="Arial"/>
                <w:lang w:val="es-ES"/>
              </w:rPr>
            </w:pPr>
            <w:r w:rsidRPr="00BD62C4">
              <w:rPr>
                <w:rFonts w:ascii="Arial" w:hAnsi="Arial" w:cs="Arial"/>
                <w:lang w:val="es-ES"/>
              </w:rPr>
              <w:t>Notificación al Profesor</w:t>
            </w:r>
          </w:p>
        </w:tc>
      </w:tr>
    </w:tbl>
    <w:p w14:paraId="0BB932BF" w14:textId="77777777" w:rsidR="003833BF" w:rsidRPr="00BD62C4" w:rsidRDefault="003833BF" w:rsidP="003833BF">
      <w:pPr>
        <w:rPr>
          <w:rFonts w:ascii="Arial" w:hAnsi="Arial" w:cs="Arial"/>
          <w:b/>
          <w:bCs/>
          <w:sz w:val="24"/>
          <w:szCs w:val="24"/>
        </w:rPr>
      </w:pPr>
    </w:p>
    <w:tbl>
      <w:tblPr>
        <w:tblStyle w:val="Tablaconcuadrcula"/>
        <w:tblpPr w:leftFromText="141" w:rightFromText="141" w:vertAnchor="text" w:horzAnchor="margin" w:tblpXSpec="center" w:tblpY="-1"/>
        <w:tblW w:w="0" w:type="auto"/>
        <w:tblInd w:w="0" w:type="dxa"/>
        <w:tblLook w:val="04A0" w:firstRow="1" w:lastRow="0" w:firstColumn="1" w:lastColumn="0" w:noHBand="0" w:noVBand="1"/>
      </w:tblPr>
      <w:tblGrid>
        <w:gridCol w:w="2950"/>
        <w:gridCol w:w="5706"/>
      </w:tblGrid>
      <w:tr w:rsidR="00B552A5" w:rsidRPr="00BD62C4" w14:paraId="68421E38" w14:textId="77777777" w:rsidTr="00B552A5">
        <w:tc>
          <w:tcPr>
            <w:tcW w:w="2950" w:type="dxa"/>
            <w:tcBorders>
              <w:top w:val="single" w:sz="4" w:space="0" w:color="auto"/>
              <w:left w:val="single" w:sz="4" w:space="0" w:color="auto"/>
              <w:bottom w:val="single" w:sz="4" w:space="0" w:color="auto"/>
              <w:right w:val="single" w:sz="4" w:space="0" w:color="auto"/>
            </w:tcBorders>
            <w:hideMark/>
          </w:tcPr>
          <w:p w14:paraId="1BB6054C" w14:textId="77777777" w:rsidR="00B552A5" w:rsidRPr="00BD62C4" w:rsidRDefault="00B552A5">
            <w:pPr>
              <w:spacing w:before="100" w:beforeAutospacing="1" w:after="100" w:afterAutospacing="1" w:line="360" w:lineRule="auto"/>
              <w:jc w:val="center"/>
              <w:rPr>
                <w:rFonts w:ascii="Arial" w:eastAsia="Times New Roman" w:hAnsi="Arial" w:cs="Arial"/>
                <w:b/>
                <w:bCs/>
                <w:sz w:val="24"/>
                <w:szCs w:val="24"/>
                <w:lang w:eastAsia="es-NI"/>
              </w:rPr>
            </w:pPr>
            <w:r w:rsidRPr="00BD62C4">
              <w:rPr>
                <w:rFonts w:ascii="Arial" w:eastAsia="Times New Roman" w:hAnsi="Arial" w:cs="Arial"/>
                <w:b/>
                <w:bCs/>
                <w:sz w:val="24"/>
                <w:szCs w:val="24"/>
                <w:lang w:eastAsia="es-NI"/>
              </w:rPr>
              <w:lastRenderedPageBreak/>
              <w:t xml:space="preserve">Caso de </w:t>
            </w:r>
            <w:proofErr w:type="spellStart"/>
            <w:r w:rsidRPr="00BD62C4">
              <w:rPr>
                <w:rFonts w:ascii="Arial" w:eastAsia="Times New Roman" w:hAnsi="Arial" w:cs="Arial"/>
                <w:b/>
                <w:bCs/>
                <w:sz w:val="24"/>
                <w:szCs w:val="24"/>
                <w:lang w:eastAsia="es-NI"/>
              </w:rPr>
              <w:t>uso</w:t>
            </w:r>
            <w:proofErr w:type="spellEnd"/>
            <w:r w:rsidRPr="00BD62C4">
              <w:rPr>
                <w:rFonts w:ascii="Arial" w:eastAsia="Times New Roman" w:hAnsi="Arial" w:cs="Arial"/>
                <w:b/>
                <w:bCs/>
                <w:sz w:val="24"/>
                <w:szCs w:val="24"/>
                <w:lang w:eastAsia="es-NI"/>
              </w:rPr>
              <w:t xml:space="preserve"> </w:t>
            </w:r>
          </w:p>
        </w:tc>
        <w:tc>
          <w:tcPr>
            <w:tcW w:w="5706" w:type="dxa"/>
            <w:tcBorders>
              <w:top w:val="single" w:sz="4" w:space="0" w:color="auto"/>
              <w:left w:val="single" w:sz="4" w:space="0" w:color="auto"/>
              <w:bottom w:val="single" w:sz="4" w:space="0" w:color="auto"/>
              <w:right w:val="single" w:sz="4" w:space="0" w:color="auto"/>
            </w:tcBorders>
            <w:hideMark/>
          </w:tcPr>
          <w:p w14:paraId="30F5FEF1" w14:textId="2C949F58" w:rsidR="00B552A5" w:rsidRPr="00BD62C4" w:rsidRDefault="00B552A5">
            <w:pPr>
              <w:rPr>
                <w:rFonts w:ascii="Arial" w:eastAsia="Times New Roman" w:hAnsi="Arial" w:cs="Arial"/>
                <w:b/>
                <w:bCs/>
                <w:sz w:val="24"/>
                <w:szCs w:val="24"/>
                <w:lang w:eastAsia="es-NI"/>
              </w:rPr>
            </w:pPr>
            <w:r w:rsidRPr="00BD62C4">
              <w:rPr>
                <w:rFonts w:ascii="Arial" w:eastAsia="Times New Roman" w:hAnsi="Arial" w:cs="Arial"/>
                <w:b/>
                <w:bCs/>
                <w:sz w:val="24"/>
                <w:szCs w:val="24"/>
                <w:lang w:val="es-ES" w:eastAsia="es-NI"/>
              </w:rPr>
              <w:t>Notificar dispositivos no autorizados</w:t>
            </w:r>
          </w:p>
        </w:tc>
      </w:tr>
      <w:tr w:rsidR="00B552A5" w:rsidRPr="00BD62C4" w14:paraId="0CD83A35" w14:textId="77777777" w:rsidTr="00B552A5">
        <w:tc>
          <w:tcPr>
            <w:tcW w:w="2950" w:type="dxa"/>
            <w:tcBorders>
              <w:top w:val="single" w:sz="4" w:space="0" w:color="auto"/>
              <w:left w:val="single" w:sz="4" w:space="0" w:color="auto"/>
              <w:bottom w:val="single" w:sz="4" w:space="0" w:color="auto"/>
              <w:right w:val="single" w:sz="4" w:space="0" w:color="auto"/>
            </w:tcBorders>
            <w:hideMark/>
          </w:tcPr>
          <w:p w14:paraId="4B8E2CCD" w14:textId="77777777" w:rsidR="00B552A5" w:rsidRPr="00BD62C4" w:rsidRDefault="00B552A5" w:rsidP="00B552A5">
            <w:pPr>
              <w:spacing w:before="100" w:beforeAutospacing="1" w:after="100" w:afterAutospacing="1" w:line="360" w:lineRule="auto"/>
              <w:jc w:val="both"/>
              <w:rPr>
                <w:rFonts w:ascii="Arial" w:eastAsia="Times New Roman" w:hAnsi="Arial" w:cs="Arial"/>
                <w:lang w:eastAsia="es-NI"/>
              </w:rPr>
            </w:pPr>
            <w:proofErr w:type="spellStart"/>
            <w:r w:rsidRPr="00BD62C4">
              <w:rPr>
                <w:rFonts w:ascii="Arial" w:eastAsia="Times New Roman" w:hAnsi="Arial" w:cs="Arial"/>
                <w:lang w:eastAsia="es-NI"/>
              </w:rPr>
              <w:t>Requerimiento</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Relacionados</w:t>
            </w:r>
            <w:proofErr w:type="spellEnd"/>
            <w:r w:rsidRPr="00BD62C4">
              <w:rPr>
                <w:rFonts w:ascii="Arial" w:eastAsia="Times New Roman" w:hAnsi="Arial" w:cs="Arial"/>
                <w:lang w:eastAsia="es-NI"/>
              </w:rPr>
              <w:t xml:space="preserve"> </w:t>
            </w:r>
          </w:p>
        </w:tc>
        <w:tc>
          <w:tcPr>
            <w:tcW w:w="5706" w:type="dxa"/>
            <w:tcBorders>
              <w:top w:val="single" w:sz="4" w:space="0" w:color="auto"/>
              <w:left w:val="single" w:sz="4" w:space="0" w:color="auto"/>
              <w:bottom w:val="single" w:sz="4" w:space="0" w:color="auto"/>
              <w:right w:val="single" w:sz="4" w:space="0" w:color="auto"/>
            </w:tcBorders>
            <w:hideMark/>
          </w:tcPr>
          <w:p w14:paraId="10E82211" w14:textId="77777777" w:rsidR="00B552A5" w:rsidRPr="00BD62C4" w:rsidRDefault="00B552A5" w:rsidP="009677CC">
            <w:pPr>
              <w:pStyle w:val="Prrafodelista"/>
              <w:numPr>
                <w:ilvl w:val="0"/>
                <w:numId w:val="44"/>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 xml:space="preserve">El sistema debe detectar dispositivos conectados a la Zona </w:t>
            </w:r>
            <w:proofErr w:type="spellStart"/>
            <w:r w:rsidRPr="00BD62C4">
              <w:rPr>
                <w:rFonts w:ascii="Arial" w:eastAsia="Times New Roman" w:hAnsi="Arial" w:cs="Arial"/>
                <w:lang w:val="es-ES" w:eastAsia="es-NI"/>
              </w:rPr>
              <w:t>Wi</w:t>
            </w:r>
            <w:proofErr w:type="spellEnd"/>
            <w:r w:rsidRPr="00BD62C4">
              <w:rPr>
                <w:rFonts w:ascii="Arial" w:eastAsia="Times New Roman" w:hAnsi="Arial" w:cs="Arial"/>
                <w:lang w:val="es-ES" w:eastAsia="es-NI"/>
              </w:rPr>
              <w:t>-Fi del profesor que no estén en la lista preestablecida de estudiantes.</w:t>
            </w:r>
          </w:p>
          <w:p w14:paraId="346FB141" w14:textId="77777777" w:rsidR="00B552A5" w:rsidRPr="00BD62C4" w:rsidRDefault="00B552A5" w:rsidP="009677CC">
            <w:pPr>
              <w:pStyle w:val="Prrafodelista"/>
              <w:numPr>
                <w:ilvl w:val="0"/>
                <w:numId w:val="44"/>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notificar al profesor sobre la presencia de dispositivos no autorizados.</w:t>
            </w:r>
          </w:p>
          <w:p w14:paraId="3BEFE49A" w14:textId="77777777" w:rsidR="00B552A5" w:rsidRPr="00BD62C4" w:rsidRDefault="00B552A5" w:rsidP="009677CC">
            <w:pPr>
              <w:pStyle w:val="Prrafodelista"/>
              <w:numPr>
                <w:ilvl w:val="0"/>
                <w:numId w:val="44"/>
              </w:numPr>
              <w:spacing w:before="100" w:beforeAutospacing="1" w:after="100" w:afterAutospacing="1"/>
              <w:jc w:val="both"/>
              <w:rPr>
                <w:rFonts w:ascii="Arial" w:eastAsia="Times New Roman" w:hAnsi="Arial" w:cs="Arial"/>
                <w:lang w:val="es-ES" w:eastAsia="es-NI"/>
              </w:rPr>
            </w:pPr>
            <w:r w:rsidRPr="00BD62C4">
              <w:rPr>
                <w:rFonts w:ascii="Arial" w:eastAsia="Times New Roman" w:hAnsi="Arial" w:cs="Arial"/>
                <w:lang w:val="es-ES" w:eastAsia="es-NI"/>
              </w:rPr>
              <w:t>El sistema debe proporcionar información relevante sobre los dispositivos no autorizados.</w:t>
            </w:r>
          </w:p>
          <w:p w14:paraId="285981E0" w14:textId="7D21C78D" w:rsidR="00B552A5" w:rsidRPr="00BD62C4" w:rsidRDefault="00B552A5" w:rsidP="009677CC">
            <w:pPr>
              <w:pStyle w:val="Prrafodelista"/>
              <w:numPr>
                <w:ilvl w:val="0"/>
                <w:numId w:val="44"/>
              </w:numPr>
              <w:rPr>
                <w:rFonts w:ascii="Arial" w:eastAsia="Times New Roman" w:hAnsi="Arial" w:cs="Arial"/>
                <w:lang w:eastAsia="es-NI"/>
              </w:rPr>
            </w:pPr>
            <w:r w:rsidRPr="00BD62C4">
              <w:rPr>
                <w:rFonts w:ascii="Arial" w:eastAsia="Times New Roman" w:hAnsi="Arial" w:cs="Arial"/>
                <w:lang w:val="es-ES" w:eastAsia="es-NI"/>
              </w:rPr>
              <w:t>El sistema debe permitir al profesor tomar acciones sobre dispositivos no autorizados, como bloquearlos o permitir su acceso temporal.</w:t>
            </w:r>
          </w:p>
        </w:tc>
      </w:tr>
      <w:tr w:rsidR="00B552A5" w:rsidRPr="00BD62C4" w14:paraId="3F6806C2" w14:textId="77777777" w:rsidTr="00B552A5">
        <w:tc>
          <w:tcPr>
            <w:tcW w:w="2950" w:type="dxa"/>
            <w:tcBorders>
              <w:top w:val="single" w:sz="4" w:space="0" w:color="auto"/>
              <w:left w:val="single" w:sz="4" w:space="0" w:color="auto"/>
              <w:bottom w:val="single" w:sz="4" w:space="0" w:color="auto"/>
              <w:right w:val="single" w:sz="4" w:space="0" w:color="auto"/>
            </w:tcBorders>
            <w:hideMark/>
          </w:tcPr>
          <w:p w14:paraId="5E3DAFD6" w14:textId="77777777" w:rsidR="00B552A5" w:rsidRPr="00BD62C4" w:rsidRDefault="00B552A5" w:rsidP="00B552A5">
            <w:pPr>
              <w:spacing w:before="100" w:beforeAutospacing="1" w:after="100" w:afterAutospacing="1" w:line="360" w:lineRule="auto"/>
              <w:jc w:val="both"/>
              <w:rPr>
                <w:rFonts w:ascii="Arial" w:eastAsia="Times New Roman" w:hAnsi="Arial" w:cs="Arial"/>
                <w:lang w:eastAsia="es-NI"/>
              </w:rPr>
            </w:pPr>
            <w:proofErr w:type="spellStart"/>
            <w:r w:rsidRPr="00BD62C4">
              <w:rPr>
                <w:rFonts w:ascii="Arial" w:hAnsi="Arial" w:cs="Arial"/>
              </w:rPr>
              <w:t>Objetivo</w:t>
            </w:r>
            <w:proofErr w:type="spellEnd"/>
            <w:r w:rsidRPr="00BD62C4">
              <w:rPr>
                <w:rFonts w:ascii="Arial" w:hAnsi="Arial" w:cs="Arial"/>
              </w:rPr>
              <w:t xml:space="preserve"> </w:t>
            </w:r>
            <w:proofErr w:type="spellStart"/>
            <w:r w:rsidRPr="00BD62C4">
              <w:rPr>
                <w:rFonts w:ascii="Arial" w:hAnsi="Arial" w:cs="Arial"/>
              </w:rPr>
              <w:t>en</w:t>
            </w:r>
            <w:proofErr w:type="spellEnd"/>
            <w:r w:rsidRPr="00BD62C4">
              <w:rPr>
                <w:rFonts w:ascii="Arial" w:hAnsi="Arial" w:cs="Arial"/>
              </w:rPr>
              <w:t xml:space="preserve"> </w:t>
            </w:r>
            <w:proofErr w:type="spellStart"/>
            <w:r w:rsidRPr="00BD62C4">
              <w:rPr>
                <w:rFonts w:ascii="Arial" w:hAnsi="Arial" w:cs="Arial"/>
              </w:rPr>
              <w:t>contexto</w:t>
            </w:r>
            <w:proofErr w:type="spellEnd"/>
          </w:p>
        </w:tc>
        <w:tc>
          <w:tcPr>
            <w:tcW w:w="5706" w:type="dxa"/>
            <w:tcBorders>
              <w:top w:val="single" w:sz="4" w:space="0" w:color="auto"/>
              <w:left w:val="single" w:sz="4" w:space="0" w:color="auto"/>
              <w:bottom w:val="single" w:sz="4" w:space="0" w:color="auto"/>
              <w:right w:val="single" w:sz="4" w:space="0" w:color="auto"/>
            </w:tcBorders>
            <w:hideMark/>
          </w:tcPr>
          <w:p w14:paraId="7F8F8180" w14:textId="094FCD2C" w:rsidR="00B552A5" w:rsidRPr="00BD62C4" w:rsidRDefault="00B552A5" w:rsidP="00B552A5">
            <w:pPr>
              <w:rPr>
                <w:rFonts w:ascii="Arial" w:eastAsia="Times New Roman" w:hAnsi="Arial" w:cs="Arial"/>
                <w:lang w:eastAsia="es-NI"/>
              </w:rPr>
            </w:pPr>
            <w:r w:rsidRPr="00BD62C4">
              <w:rPr>
                <w:rFonts w:ascii="Arial" w:eastAsia="Times New Roman" w:hAnsi="Arial" w:cs="Arial"/>
                <w:lang w:val="es-ES" w:eastAsia="es-NI"/>
              </w:rPr>
              <w:t xml:space="preserve">Notificar al profesor sobre la presencia de dispositivos no autorizados conectados a la Zona </w:t>
            </w:r>
            <w:proofErr w:type="spellStart"/>
            <w:r w:rsidRPr="00BD62C4">
              <w:rPr>
                <w:rFonts w:ascii="Arial" w:eastAsia="Times New Roman" w:hAnsi="Arial" w:cs="Arial"/>
                <w:lang w:val="es-ES" w:eastAsia="es-NI"/>
              </w:rPr>
              <w:t>Wi</w:t>
            </w:r>
            <w:proofErr w:type="spellEnd"/>
            <w:r w:rsidRPr="00BD62C4">
              <w:rPr>
                <w:rFonts w:ascii="Arial" w:eastAsia="Times New Roman" w:hAnsi="Arial" w:cs="Arial"/>
                <w:lang w:val="es-ES" w:eastAsia="es-NI"/>
              </w:rPr>
              <w:t>-Fi del profesor durante la clase.</w:t>
            </w:r>
          </w:p>
        </w:tc>
      </w:tr>
      <w:tr w:rsidR="00B552A5" w:rsidRPr="00BD62C4" w14:paraId="064FD2A1" w14:textId="77777777" w:rsidTr="00B552A5">
        <w:tc>
          <w:tcPr>
            <w:tcW w:w="2950" w:type="dxa"/>
            <w:tcBorders>
              <w:top w:val="single" w:sz="4" w:space="0" w:color="auto"/>
              <w:left w:val="single" w:sz="4" w:space="0" w:color="auto"/>
              <w:bottom w:val="single" w:sz="4" w:space="0" w:color="auto"/>
              <w:right w:val="single" w:sz="4" w:space="0" w:color="auto"/>
            </w:tcBorders>
            <w:hideMark/>
          </w:tcPr>
          <w:p w14:paraId="14D812AD" w14:textId="77777777" w:rsidR="00B552A5" w:rsidRPr="00BD62C4" w:rsidRDefault="00B552A5" w:rsidP="00B552A5">
            <w:pPr>
              <w:spacing w:before="100" w:beforeAutospacing="1" w:after="100" w:afterAutospacing="1" w:line="360" w:lineRule="auto"/>
              <w:jc w:val="both"/>
              <w:rPr>
                <w:rFonts w:ascii="Arial" w:eastAsia="Times New Roman" w:hAnsi="Arial" w:cs="Arial"/>
                <w:lang w:eastAsia="es-NI"/>
              </w:rPr>
            </w:pPr>
            <w:proofErr w:type="spellStart"/>
            <w:r w:rsidRPr="00BD62C4">
              <w:rPr>
                <w:rFonts w:ascii="Arial" w:eastAsia="Times New Roman" w:hAnsi="Arial" w:cs="Arial"/>
                <w:lang w:eastAsia="es-NI"/>
              </w:rPr>
              <w:t>Precondiciones</w:t>
            </w:r>
            <w:proofErr w:type="spellEnd"/>
          </w:p>
        </w:tc>
        <w:tc>
          <w:tcPr>
            <w:tcW w:w="5706" w:type="dxa"/>
            <w:tcBorders>
              <w:top w:val="single" w:sz="4" w:space="0" w:color="auto"/>
              <w:left w:val="single" w:sz="4" w:space="0" w:color="auto"/>
              <w:bottom w:val="single" w:sz="4" w:space="0" w:color="auto"/>
              <w:right w:val="single" w:sz="4" w:space="0" w:color="auto"/>
            </w:tcBorders>
            <w:hideMark/>
          </w:tcPr>
          <w:p w14:paraId="635E9EDE" w14:textId="77777777" w:rsidR="00B552A5" w:rsidRPr="00BD62C4" w:rsidRDefault="00B552A5" w:rsidP="009677CC">
            <w:pPr>
              <w:pStyle w:val="Prrafodelista"/>
              <w:numPr>
                <w:ilvl w:val="0"/>
                <w:numId w:val="38"/>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 xml:space="preserve">La Zona </w:t>
            </w:r>
            <w:proofErr w:type="spellStart"/>
            <w:r w:rsidRPr="00BD62C4">
              <w:rPr>
                <w:rFonts w:ascii="Arial" w:eastAsia="Times New Roman" w:hAnsi="Arial" w:cs="Arial"/>
                <w:kern w:val="0"/>
                <w:lang w:val="es-ES" w:eastAsia="es-NI"/>
                <w14:ligatures w14:val="none"/>
              </w:rPr>
              <w:t>Wi</w:t>
            </w:r>
            <w:proofErr w:type="spellEnd"/>
            <w:r w:rsidRPr="00BD62C4">
              <w:rPr>
                <w:rFonts w:ascii="Arial" w:eastAsia="Times New Roman" w:hAnsi="Arial" w:cs="Arial"/>
                <w:kern w:val="0"/>
                <w:lang w:val="es-ES" w:eastAsia="es-NI"/>
                <w14:ligatures w14:val="none"/>
              </w:rPr>
              <w:t>-Fi del profesor está activa.</w:t>
            </w:r>
          </w:p>
          <w:p w14:paraId="40019EDD" w14:textId="77777777" w:rsidR="00B552A5" w:rsidRPr="00BD62C4" w:rsidRDefault="00B552A5" w:rsidP="009677CC">
            <w:pPr>
              <w:pStyle w:val="Prrafodelista"/>
              <w:numPr>
                <w:ilvl w:val="0"/>
                <w:numId w:val="38"/>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Los estudiantes y sus dispositivos están previamente asociados y registrados en la aplicación.</w:t>
            </w:r>
          </w:p>
          <w:p w14:paraId="4051344A" w14:textId="19385390" w:rsidR="00B552A5" w:rsidRPr="00BD62C4" w:rsidRDefault="00B552A5" w:rsidP="00B552A5">
            <w:pPr>
              <w:rPr>
                <w:rFonts w:ascii="Arial" w:eastAsia="Times New Roman" w:hAnsi="Arial" w:cs="Arial"/>
                <w:lang w:eastAsia="es-NI"/>
              </w:rPr>
            </w:pPr>
            <w:r w:rsidRPr="00BD62C4">
              <w:rPr>
                <w:rFonts w:ascii="Arial" w:eastAsia="Times New Roman" w:hAnsi="Arial" w:cs="Arial"/>
                <w:kern w:val="0"/>
                <w:lang w:val="es-ES" w:eastAsia="es-NI"/>
                <w14:ligatures w14:val="none"/>
              </w:rPr>
              <w:t>La aplicación está en funcionamiento y monitoreando las conexiones.</w:t>
            </w:r>
          </w:p>
        </w:tc>
      </w:tr>
      <w:tr w:rsidR="00B552A5" w:rsidRPr="00BD62C4" w14:paraId="780F2588" w14:textId="77777777" w:rsidTr="00B552A5">
        <w:tc>
          <w:tcPr>
            <w:tcW w:w="2950" w:type="dxa"/>
            <w:tcBorders>
              <w:top w:val="single" w:sz="4" w:space="0" w:color="auto"/>
              <w:left w:val="single" w:sz="4" w:space="0" w:color="auto"/>
              <w:bottom w:val="single" w:sz="4" w:space="0" w:color="auto"/>
              <w:right w:val="single" w:sz="4" w:space="0" w:color="auto"/>
            </w:tcBorders>
            <w:hideMark/>
          </w:tcPr>
          <w:p w14:paraId="3F501280" w14:textId="77777777" w:rsidR="00B552A5" w:rsidRPr="00BD62C4" w:rsidRDefault="00B552A5" w:rsidP="00B552A5">
            <w:pPr>
              <w:spacing w:before="100" w:beforeAutospacing="1" w:after="100" w:afterAutospacing="1" w:line="360" w:lineRule="auto"/>
              <w:jc w:val="both"/>
              <w:rPr>
                <w:rFonts w:ascii="Arial" w:eastAsia="Times New Roman" w:hAnsi="Arial" w:cs="Arial"/>
                <w:lang w:eastAsia="es-NI"/>
              </w:rPr>
            </w:pPr>
            <w:r w:rsidRPr="00BD62C4">
              <w:rPr>
                <w:rFonts w:ascii="Arial" w:eastAsia="Times New Roman" w:hAnsi="Arial" w:cs="Arial"/>
                <w:lang w:eastAsia="es-NI"/>
              </w:rPr>
              <w:t xml:space="preserve">Final </w:t>
            </w:r>
            <w:proofErr w:type="spellStart"/>
            <w:r w:rsidRPr="00BD62C4">
              <w:rPr>
                <w:rFonts w:ascii="Arial" w:eastAsia="Times New Roman" w:hAnsi="Arial" w:cs="Arial"/>
                <w:lang w:eastAsia="es-NI"/>
              </w:rPr>
              <w:t>exitoso</w:t>
            </w:r>
            <w:proofErr w:type="spellEnd"/>
            <w:r w:rsidRPr="00BD62C4">
              <w:rPr>
                <w:rFonts w:ascii="Arial" w:eastAsia="Times New Roman" w:hAnsi="Arial" w:cs="Arial"/>
                <w:lang w:eastAsia="es-NI"/>
              </w:rPr>
              <w:t xml:space="preserve"> </w:t>
            </w:r>
          </w:p>
        </w:tc>
        <w:tc>
          <w:tcPr>
            <w:tcW w:w="5706" w:type="dxa"/>
            <w:tcBorders>
              <w:top w:val="single" w:sz="4" w:space="0" w:color="auto"/>
              <w:left w:val="single" w:sz="4" w:space="0" w:color="auto"/>
              <w:bottom w:val="single" w:sz="4" w:space="0" w:color="auto"/>
              <w:right w:val="single" w:sz="4" w:space="0" w:color="auto"/>
            </w:tcBorders>
            <w:hideMark/>
          </w:tcPr>
          <w:p w14:paraId="7DE29230" w14:textId="33051F6C" w:rsidR="00B552A5" w:rsidRPr="00BD62C4" w:rsidRDefault="00B552A5" w:rsidP="00B552A5">
            <w:pPr>
              <w:rPr>
                <w:rFonts w:ascii="Arial" w:eastAsia="Times New Roman" w:hAnsi="Arial" w:cs="Arial"/>
                <w:lang w:eastAsia="es-NI"/>
              </w:rPr>
            </w:pPr>
            <w:r w:rsidRPr="00BD62C4">
              <w:rPr>
                <w:rFonts w:ascii="Arial" w:eastAsia="Times New Roman" w:hAnsi="Arial" w:cs="Arial"/>
                <w:kern w:val="0"/>
                <w:lang w:val="es-ES" w:eastAsia="es-NI"/>
                <w14:ligatures w14:val="none"/>
              </w:rPr>
              <w:t>El profesor es notificado correctamente sobre la presencia de dispositivos no autorizados.</w:t>
            </w:r>
          </w:p>
        </w:tc>
      </w:tr>
      <w:tr w:rsidR="00B552A5" w:rsidRPr="00BD62C4" w14:paraId="204FF9EF" w14:textId="77777777" w:rsidTr="00B552A5">
        <w:tc>
          <w:tcPr>
            <w:tcW w:w="2950" w:type="dxa"/>
            <w:tcBorders>
              <w:top w:val="single" w:sz="4" w:space="0" w:color="auto"/>
              <w:left w:val="single" w:sz="4" w:space="0" w:color="auto"/>
              <w:bottom w:val="single" w:sz="4" w:space="0" w:color="auto"/>
              <w:right w:val="single" w:sz="4" w:space="0" w:color="auto"/>
            </w:tcBorders>
            <w:hideMark/>
          </w:tcPr>
          <w:p w14:paraId="781FDA66" w14:textId="77777777" w:rsidR="00B552A5" w:rsidRPr="00BD62C4" w:rsidRDefault="00B552A5" w:rsidP="00B552A5">
            <w:pPr>
              <w:spacing w:before="100" w:beforeAutospacing="1" w:after="100" w:afterAutospacing="1" w:line="360" w:lineRule="auto"/>
              <w:jc w:val="both"/>
              <w:rPr>
                <w:rFonts w:ascii="Arial" w:eastAsia="Times New Roman" w:hAnsi="Arial" w:cs="Arial"/>
                <w:lang w:eastAsia="es-NI"/>
              </w:rPr>
            </w:pPr>
            <w:r w:rsidRPr="00BD62C4">
              <w:rPr>
                <w:rFonts w:ascii="Arial" w:eastAsia="Times New Roman" w:hAnsi="Arial" w:cs="Arial"/>
                <w:lang w:eastAsia="es-NI"/>
              </w:rPr>
              <w:t xml:space="preserve">Final </w:t>
            </w:r>
            <w:proofErr w:type="spellStart"/>
            <w:r w:rsidRPr="00BD62C4">
              <w:rPr>
                <w:rFonts w:ascii="Arial" w:eastAsia="Times New Roman" w:hAnsi="Arial" w:cs="Arial"/>
                <w:lang w:eastAsia="es-NI"/>
              </w:rPr>
              <w:t>fallido</w:t>
            </w:r>
            <w:proofErr w:type="spellEnd"/>
          </w:p>
        </w:tc>
        <w:tc>
          <w:tcPr>
            <w:tcW w:w="5706" w:type="dxa"/>
            <w:tcBorders>
              <w:top w:val="single" w:sz="4" w:space="0" w:color="auto"/>
              <w:left w:val="single" w:sz="4" w:space="0" w:color="auto"/>
              <w:bottom w:val="single" w:sz="4" w:space="0" w:color="auto"/>
              <w:right w:val="single" w:sz="4" w:space="0" w:color="auto"/>
            </w:tcBorders>
            <w:hideMark/>
          </w:tcPr>
          <w:p w14:paraId="7E763A27" w14:textId="77777777" w:rsidR="00B552A5" w:rsidRPr="00BD62C4" w:rsidRDefault="00B552A5" w:rsidP="009677CC">
            <w:pPr>
              <w:pStyle w:val="Prrafodelista"/>
              <w:numPr>
                <w:ilvl w:val="0"/>
                <w:numId w:val="42"/>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sistema no detecta los dispositivos no autorizados.</w:t>
            </w:r>
          </w:p>
          <w:p w14:paraId="18A1DDB6" w14:textId="77777777" w:rsidR="00B552A5" w:rsidRPr="00BD62C4" w:rsidRDefault="00B552A5" w:rsidP="009677CC">
            <w:pPr>
              <w:pStyle w:val="Prrafodelista"/>
              <w:numPr>
                <w:ilvl w:val="0"/>
                <w:numId w:val="42"/>
              </w:numPr>
              <w:rPr>
                <w:rFonts w:ascii="Arial" w:eastAsia="Times New Roman" w:hAnsi="Arial" w:cs="Arial"/>
                <w:kern w:val="0"/>
                <w:lang w:val="es-ES" w:eastAsia="es-NI"/>
                <w14:ligatures w14:val="none"/>
              </w:rPr>
            </w:pPr>
            <w:r w:rsidRPr="00BD62C4">
              <w:rPr>
                <w:rFonts w:ascii="Arial" w:eastAsia="Times New Roman" w:hAnsi="Arial" w:cs="Arial"/>
                <w:kern w:val="0"/>
                <w:lang w:val="es-ES" w:eastAsia="es-NI"/>
                <w14:ligatures w14:val="none"/>
              </w:rPr>
              <w:t>El sistema no notifica al profesor sobre los dispositivos no autorizados.</w:t>
            </w:r>
          </w:p>
          <w:p w14:paraId="790A6EF7" w14:textId="14C34631" w:rsidR="00B552A5" w:rsidRPr="00BD62C4" w:rsidRDefault="00B552A5" w:rsidP="00B552A5">
            <w:pPr>
              <w:rPr>
                <w:rFonts w:ascii="Arial" w:eastAsia="Times New Roman" w:hAnsi="Arial" w:cs="Arial"/>
                <w:lang w:eastAsia="es-NI"/>
              </w:rPr>
            </w:pPr>
            <w:r w:rsidRPr="00BD62C4">
              <w:rPr>
                <w:rFonts w:ascii="Arial" w:eastAsia="Times New Roman" w:hAnsi="Arial" w:cs="Arial"/>
                <w:kern w:val="0"/>
                <w:lang w:val="es-ES" w:eastAsia="es-NI"/>
                <w14:ligatures w14:val="none"/>
              </w:rPr>
              <w:t>La aplicación presenta errores durante el proceso de detección y notificación.</w:t>
            </w:r>
          </w:p>
        </w:tc>
      </w:tr>
      <w:tr w:rsidR="00B552A5" w:rsidRPr="00BD62C4" w14:paraId="15433F29" w14:textId="77777777" w:rsidTr="00B552A5">
        <w:tc>
          <w:tcPr>
            <w:tcW w:w="2950" w:type="dxa"/>
            <w:tcBorders>
              <w:top w:val="single" w:sz="4" w:space="0" w:color="auto"/>
              <w:left w:val="single" w:sz="4" w:space="0" w:color="auto"/>
              <w:bottom w:val="single" w:sz="4" w:space="0" w:color="auto"/>
              <w:right w:val="single" w:sz="4" w:space="0" w:color="auto"/>
            </w:tcBorders>
            <w:hideMark/>
          </w:tcPr>
          <w:p w14:paraId="37341792" w14:textId="77777777" w:rsidR="00B552A5" w:rsidRPr="00BD62C4" w:rsidRDefault="00B552A5" w:rsidP="00B552A5">
            <w:pPr>
              <w:spacing w:before="100" w:beforeAutospacing="1" w:after="100" w:afterAutospacing="1" w:line="360" w:lineRule="auto"/>
              <w:jc w:val="both"/>
              <w:rPr>
                <w:rFonts w:ascii="Arial" w:eastAsia="Times New Roman" w:hAnsi="Arial" w:cs="Arial"/>
                <w:lang w:eastAsia="es-NI"/>
              </w:rPr>
            </w:pPr>
            <w:proofErr w:type="spellStart"/>
            <w:r w:rsidRPr="00BD62C4">
              <w:rPr>
                <w:rFonts w:ascii="Arial" w:hAnsi="Arial" w:cs="Arial"/>
              </w:rPr>
              <w:t>Actores</w:t>
            </w:r>
            <w:proofErr w:type="spellEnd"/>
            <w:r w:rsidRPr="00BD62C4">
              <w:rPr>
                <w:rFonts w:ascii="Arial" w:hAnsi="Arial" w:cs="Arial"/>
              </w:rPr>
              <w:t xml:space="preserve"> </w:t>
            </w:r>
            <w:proofErr w:type="spellStart"/>
            <w:r w:rsidRPr="00BD62C4">
              <w:rPr>
                <w:rFonts w:ascii="Arial" w:hAnsi="Arial" w:cs="Arial"/>
              </w:rPr>
              <w:t>principales</w:t>
            </w:r>
            <w:proofErr w:type="spellEnd"/>
          </w:p>
        </w:tc>
        <w:tc>
          <w:tcPr>
            <w:tcW w:w="5706" w:type="dxa"/>
            <w:tcBorders>
              <w:top w:val="single" w:sz="4" w:space="0" w:color="auto"/>
              <w:left w:val="single" w:sz="4" w:space="0" w:color="auto"/>
              <w:bottom w:val="single" w:sz="4" w:space="0" w:color="auto"/>
              <w:right w:val="single" w:sz="4" w:space="0" w:color="auto"/>
            </w:tcBorders>
            <w:hideMark/>
          </w:tcPr>
          <w:p w14:paraId="64791C65" w14:textId="26E78F8A" w:rsidR="00B552A5" w:rsidRPr="00BD62C4" w:rsidRDefault="00B552A5" w:rsidP="00B552A5">
            <w:pPr>
              <w:rPr>
                <w:rFonts w:ascii="Arial" w:eastAsia="Times New Roman" w:hAnsi="Arial" w:cs="Arial"/>
                <w:lang w:eastAsia="es-NI"/>
              </w:rPr>
            </w:pPr>
            <w:r w:rsidRPr="00BD62C4">
              <w:rPr>
                <w:rFonts w:ascii="Arial" w:eastAsia="Times New Roman" w:hAnsi="Arial" w:cs="Arial"/>
                <w:kern w:val="0"/>
                <w:lang w:val="es-ES" w:eastAsia="es-NI"/>
                <w14:ligatures w14:val="none"/>
              </w:rPr>
              <w:t>Profesor.</w:t>
            </w:r>
          </w:p>
        </w:tc>
      </w:tr>
      <w:tr w:rsidR="00B552A5" w:rsidRPr="00BD62C4" w14:paraId="6445E37D" w14:textId="77777777" w:rsidTr="00B552A5">
        <w:tc>
          <w:tcPr>
            <w:tcW w:w="2950" w:type="dxa"/>
            <w:tcBorders>
              <w:top w:val="single" w:sz="4" w:space="0" w:color="auto"/>
              <w:left w:val="single" w:sz="4" w:space="0" w:color="auto"/>
              <w:bottom w:val="single" w:sz="4" w:space="0" w:color="auto"/>
              <w:right w:val="single" w:sz="4" w:space="0" w:color="auto"/>
            </w:tcBorders>
            <w:hideMark/>
          </w:tcPr>
          <w:p w14:paraId="4FDAD405" w14:textId="77777777" w:rsidR="00B552A5" w:rsidRPr="00BD62C4" w:rsidRDefault="00B552A5" w:rsidP="00B552A5">
            <w:pPr>
              <w:spacing w:before="100" w:beforeAutospacing="1" w:after="100" w:afterAutospacing="1" w:line="360" w:lineRule="auto"/>
              <w:jc w:val="both"/>
              <w:rPr>
                <w:rFonts w:ascii="Arial" w:hAnsi="Arial" w:cs="Arial"/>
              </w:rPr>
            </w:pPr>
            <w:proofErr w:type="spellStart"/>
            <w:r w:rsidRPr="00BD62C4">
              <w:rPr>
                <w:rFonts w:ascii="Arial" w:hAnsi="Arial" w:cs="Arial"/>
              </w:rPr>
              <w:t>Actores</w:t>
            </w:r>
            <w:proofErr w:type="spellEnd"/>
            <w:r w:rsidRPr="00BD62C4">
              <w:rPr>
                <w:rFonts w:ascii="Arial" w:hAnsi="Arial" w:cs="Arial"/>
              </w:rPr>
              <w:t xml:space="preserve"> </w:t>
            </w:r>
            <w:proofErr w:type="spellStart"/>
            <w:r w:rsidRPr="00BD62C4">
              <w:rPr>
                <w:rFonts w:ascii="Arial" w:hAnsi="Arial" w:cs="Arial"/>
              </w:rPr>
              <w:t>secundarios</w:t>
            </w:r>
            <w:proofErr w:type="spellEnd"/>
          </w:p>
        </w:tc>
        <w:tc>
          <w:tcPr>
            <w:tcW w:w="5706" w:type="dxa"/>
            <w:tcBorders>
              <w:top w:val="single" w:sz="4" w:space="0" w:color="auto"/>
              <w:left w:val="single" w:sz="4" w:space="0" w:color="auto"/>
              <w:bottom w:val="single" w:sz="4" w:space="0" w:color="auto"/>
              <w:right w:val="single" w:sz="4" w:space="0" w:color="auto"/>
            </w:tcBorders>
            <w:hideMark/>
          </w:tcPr>
          <w:p w14:paraId="1904B2A3" w14:textId="292C0B9A" w:rsidR="00B552A5" w:rsidRPr="00BD62C4" w:rsidRDefault="00B552A5" w:rsidP="00B552A5">
            <w:pPr>
              <w:rPr>
                <w:rFonts w:ascii="Arial" w:hAnsi="Arial" w:cs="Arial"/>
              </w:rPr>
            </w:pPr>
            <w:r w:rsidRPr="00BD62C4">
              <w:rPr>
                <w:rFonts w:ascii="Arial" w:hAnsi="Arial" w:cs="Arial"/>
                <w:lang w:val="es-ES"/>
              </w:rPr>
              <w:t>Sistema de registro asistencia.</w:t>
            </w:r>
          </w:p>
        </w:tc>
      </w:tr>
      <w:tr w:rsidR="00B552A5" w:rsidRPr="00BD62C4" w14:paraId="71732C2C" w14:textId="77777777" w:rsidTr="00B552A5">
        <w:tc>
          <w:tcPr>
            <w:tcW w:w="2950" w:type="dxa"/>
            <w:tcBorders>
              <w:top w:val="single" w:sz="4" w:space="0" w:color="auto"/>
              <w:left w:val="single" w:sz="4" w:space="0" w:color="auto"/>
              <w:bottom w:val="single" w:sz="4" w:space="0" w:color="auto"/>
              <w:right w:val="single" w:sz="4" w:space="0" w:color="auto"/>
            </w:tcBorders>
            <w:hideMark/>
          </w:tcPr>
          <w:p w14:paraId="68352F2A" w14:textId="77777777" w:rsidR="00B552A5" w:rsidRPr="00BD62C4" w:rsidRDefault="00B552A5" w:rsidP="00B552A5">
            <w:pPr>
              <w:spacing w:before="100" w:beforeAutospacing="1" w:after="100" w:afterAutospacing="1" w:line="360" w:lineRule="auto"/>
              <w:jc w:val="both"/>
              <w:rPr>
                <w:rFonts w:ascii="Arial" w:hAnsi="Arial" w:cs="Arial"/>
              </w:rPr>
            </w:pPr>
            <w:proofErr w:type="spellStart"/>
            <w:r w:rsidRPr="00BD62C4">
              <w:rPr>
                <w:rFonts w:ascii="Arial" w:hAnsi="Arial" w:cs="Arial"/>
              </w:rPr>
              <w:t>Evento</w:t>
            </w:r>
            <w:proofErr w:type="spellEnd"/>
            <w:r w:rsidRPr="00BD62C4">
              <w:rPr>
                <w:rFonts w:ascii="Arial" w:hAnsi="Arial" w:cs="Arial"/>
              </w:rPr>
              <w:t xml:space="preserve"> de </w:t>
            </w:r>
            <w:proofErr w:type="spellStart"/>
            <w:r w:rsidRPr="00BD62C4">
              <w:rPr>
                <w:rFonts w:ascii="Arial" w:hAnsi="Arial" w:cs="Arial"/>
              </w:rPr>
              <w:t>inicio</w:t>
            </w:r>
            <w:proofErr w:type="spellEnd"/>
          </w:p>
        </w:tc>
        <w:tc>
          <w:tcPr>
            <w:tcW w:w="5706" w:type="dxa"/>
            <w:tcBorders>
              <w:top w:val="single" w:sz="4" w:space="0" w:color="auto"/>
              <w:left w:val="single" w:sz="4" w:space="0" w:color="auto"/>
              <w:bottom w:val="single" w:sz="4" w:space="0" w:color="auto"/>
              <w:right w:val="single" w:sz="4" w:space="0" w:color="auto"/>
            </w:tcBorders>
            <w:hideMark/>
          </w:tcPr>
          <w:p w14:paraId="5B5F48A8" w14:textId="7398E172" w:rsidR="00B552A5" w:rsidRPr="00BD62C4" w:rsidRDefault="00B552A5" w:rsidP="00B552A5">
            <w:pPr>
              <w:rPr>
                <w:rFonts w:ascii="Arial" w:hAnsi="Arial" w:cs="Arial"/>
              </w:rPr>
            </w:pPr>
            <w:r w:rsidRPr="00BD62C4">
              <w:rPr>
                <w:rFonts w:ascii="Arial" w:hAnsi="Arial" w:cs="Arial"/>
                <w:lang w:val="es-ES"/>
              </w:rPr>
              <w:t xml:space="preserve">La aplicación detecta un dispositivo conectado a la Zona </w:t>
            </w:r>
            <w:proofErr w:type="spellStart"/>
            <w:r w:rsidRPr="00BD62C4">
              <w:rPr>
                <w:rFonts w:ascii="Arial" w:hAnsi="Arial" w:cs="Arial"/>
                <w:lang w:val="es-ES"/>
              </w:rPr>
              <w:t>Wi</w:t>
            </w:r>
            <w:proofErr w:type="spellEnd"/>
            <w:r w:rsidRPr="00BD62C4">
              <w:rPr>
                <w:rFonts w:ascii="Arial" w:hAnsi="Arial" w:cs="Arial"/>
                <w:lang w:val="es-ES"/>
              </w:rPr>
              <w:t>-Fi del profesor que no está en la lista preestablecida de estudiantes.</w:t>
            </w:r>
          </w:p>
        </w:tc>
      </w:tr>
      <w:tr w:rsidR="00B552A5" w:rsidRPr="00BD62C4" w14:paraId="2922D666" w14:textId="77777777" w:rsidTr="00B552A5">
        <w:tc>
          <w:tcPr>
            <w:tcW w:w="2950" w:type="dxa"/>
            <w:tcBorders>
              <w:top w:val="single" w:sz="4" w:space="0" w:color="auto"/>
              <w:left w:val="single" w:sz="4" w:space="0" w:color="auto"/>
              <w:bottom w:val="single" w:sz="4" w:space="0" w:color="auto"/>
              <w:right w:val="single" w:sz="4" w:space="0" w:color="auto"/>
            </w:tcBorders>
            <w:hideMark/>
          </w:tcPr>
          <w:p w14:paraId="6A727756" w14:textId="77777777" w:rsidR="00B552A5" w:rsidRPr="00BD62C4" w:rsidRDefault="00B552A5" w:rsidP="00B552A5">
            <w:pPr>
              <w:spacing w:before="100" w:beforeAutospacing="1" w:after="100" w:afterAutospacing="1" w:line="360" w:lineRule="auto"/>
              <w:jc w:val="both"/>
              <w:rPr>
                <w:rFonts w:ascii="Arial" w:hAnsi="Arial" w:cs="Arial"/>
              </w:rPr>
            </w:pPr>
            <w:proofErr w:type="spellStart"/>
            <w:r w:rsidRPr="00BD62C4">
              <w:rPr>
                <w:rFonts w:ascii="Arial" w:hAnsi="Arial" w:cs="Arial"/>
              </w:rPr>
              <w:t>Flujo</w:t>
            </w:r>
            <w:proofErr w:type="spellEnd"/>
            <w:r w:rsidRPr="00BD62C4">
              <w:rPr>
                <w:rFonts w:ascii="Arial" w:hAnsi="Arial" w:cs="Arial"/>
              </w:rPr>
              <w:t xml:space="preserve"> principal</w:t>
            </w:r>
          </w:p>
        </w:tc>
        <w:tc>
          <w:tcPr>
            <w:tcW w:w="5706" w:type="dxa"/>
            <w:tcBorders>
              <w:top w:val="single" w:sz="4" w:space="0" w:color="auto"/>
              <w:left w:val="single" w:sz="4" w:space="0" w:color="auto"/>
              <w:bottom w:val="single" w:sz="4" w:space="0" w:color="auto"/>
              <w:right w:val="single" w:sz="4" w:space="0" w:color="auto"/>
            </w:tcBorders>
            <w:hideMark/>
          </w:tcPr>
          <w:p w14:paraId="62143B28" w14:textId="77777777" w:rsidR="00B552A5" w:rsidRPr="00BD62C4" w:rsidRDefault="00B552A5" w:rsidP="00B552A5">
            <w:pPr>
              <w:rPr>
                <w:rFonts w:ascii="Arial" w:hAnsi="Arial" w:cs="Arial"/>
                <w:lang w:val="es-ES"/>
              </w:rPr>
            </w:pPr>
            <w:r w:rsidRPr="00BD62C4">
              <w:rPr>
                <w:rFonts w:ascii="Arial" w:hAnsi="Arial" w:cs="Arial"/>
                <w:lang w:val="es-ES"/>
              </w:rPr>
              <w:t>Detección de Dispositivos Conectados</w:t>
            </w:r>
          </w:p>
          <w:p w14:paraId="3D2E5DC6" w14:textId="77777777" w:rsidR="00B552A5" w:rsidRPr="00BD62C4" w:rsidRDefault="00B552A5" w:rsidP="00B552A5">
            <w:pPr>
              <w:rPr>
                <w:rFonts w:ascii="Arial" w:hAnsi="Arial" w:cs="Arial"/>
                <w:lang w:val="es-ES"/>
              </w:rPr>
            </w:pPr>
            <w:r w:rsidRPr="00BD62C4">
              <w:rPr>
                <w:rFonts w:ascii="Arial" w:hAnsi="Arial" w:cs="Arial"/>
                <w:lang w:val="es-ES"/>
              </w:rPr>
              <w:t>Comparación con Lista Preestablecida</w:t>
            </w:r>
          </w:p>
          <w:p w14:paraId="36D05284" w14:textId="77777777" w:rsidR="00B552A5" w:rsidRPr="00BD62C4" w:rsidRDefault="00B552A5" w:rsidP="00B552A5">
            <w:pPr>
              <w:rPr>
                <w:rFonts w:ascii="Arial" w:hAnsi="Arial" w:cs="Arial"/>
                <w:lang w:val="es-ES"/>
              </w:rPr>
            </w:pPr>
            <w:r w:rsidRPr="00BD62C4">
              <w:rPr>
                <w:rFonts w:ascii="Arial" w:hAnsi="Arial" w:cs="Arial"/>
                <w:lang w:val="es-ES"/>
              </w:rPr>
              <w:t xml:space="preserve">Identificación de Dispositivos No Autorizados </w:t>
            </w:r>
          </w:p>
          <w:p w14:paraId="70FA66C5" w14:textId="77777777" w:rsidR="00B552A5" w:rsidRPr="00BD62C4" w:rsidRDefault="00B552A5" w:rsidP="00B552A5">
            <w:pPr>
              <w:rPr>
                <w:rFonts w:ascii="Arial" w:hAnsi="Arial" w:cs="Arial"/>
                <w:lang w:val="es-ES"/>
              </w:rPr>
            </w:pPr>
            <w:r w:rsidRPr="00BD62C4">
              <w:rPr>
                <w:rFonts w:ascii="Arial" w:hAnsi="Arial" w:cs="Arial"/>
                <w:lang w:val="es-ES"/>
              </w:rPr>
              <w:t>Generación de Notificación</w:t>
            </w:r>
          </w:p>
          <w:p w14:paraId="51458515" w14:textId="77777777" w:rsidR="00B552A5" w:rsidRPr="00BD62C4" w:rsidRDefault="00B552A5" w:rsidP="00B552A5">
            <w:pPr>
              <w:rPr>
                <w:rFonts w:ascii="Arial" w:hAnsi="Arial" w:cs="Arial"/>
                <w:lang w:val="es-ES"/>
              </w:rPr>
            </w:pPr>
            <w:r w:rsidRPr="00BD62C4">
              <w:rPr>
                <w:rFonts w:ascii="Arial" w:hAnsi="Arial" w:cs="Arial"/>
                <w:lang w:val="es-ES"/>
              </w:rPr>
              <w:t>Visualización de Notificación</w:t>
            </w:r>
          </w:p>
          <w:p w14:paraId="730F57A9" w14:textId="77777777" w:rsidR="00B552A5" w:rsidRPr="00BD62C4" w:rsidRDefault="00B552A5" w:rsidP="00B552A5">
            <w:pPr>
              <w:rPr>
                <w:rFonts w:ascii="Arial" w:hAnsi="Arial" w:cs="Arial"/>
                <w:lang w:val="es-ES"/>
              </w:rPr>
            </w:pPr>
            <w:r w:rsidRPr="00BD62C4">
              <w:rPr>
                <w:rFonts w:ascii="Arial" w:hAnsi="Arial" w:cs="Arial"/>
                <w:lang w:val="es-ES"/>
              </w:rPr>
              <w:t>Acción del Profesor</w:t>
            </w:r>
          </w:p>
          <w:p w14:paraId="4459190D" w14:textId="2EA2D0DA" w:rsidR="00B552A5" w:rsidRPr="00BD62C4" w:rsidRDefault="00B552A5" w:rsidP="00B552A5">
            <w:pPr>
              <w:rPr>
                <w:rFonts w:ascii="Arial" w:hAnsi="Arial" w:cs="Arial"/>
              </w:rPr>
            </w:pPr>
            <w:r w:rsidRPr="00BD62C4">
              <w:rPr>
                <w:rFonts w:ascii="Arial" w:hAnsi="Arial" w:cs="Arial"/>
                <w:lang w:val="es-ES"/>
              </w:rPr>
              <w:t>Registro de Acción</w:t>
            </w:r>
          </w:p>
        </w:tc>
      </w:tr>
    </w:tbl>
    <w:p w14:paraId="30C575D9" w14:textId="77777777" w:rsidR="00B552A5" w:rsidRPr="00BD62C4" w:rsidRDefault="00B552A5" w:rsidP="003833BF">
      <w:pPr>
        <w:rPr>
          <w:rFonts w:ascii="Arial" w:hAnsi="Arial" w:cs="Arial"/>
          <w:b/>
          <w:bCs/>
          <w:sz w:val="24"/>
          <w:szCs w:val="24"/>
        </w:rPr>
      </w:pPr>
    </w:p>
    <w:p w14:paraId="20DFF14A" w14:textId="77777777" w:rsidR="00634C57" w:rsidRPr="00BD62C4" w:rsidRDefault="00634C57" w:rsidP="006572FD">
      <w:pPr>
        <w:rPr>
          <w:rFonts w:ascii="Arial" w:hAnsi="Arial" w:cs="Arial"/>
          <w:b/>
          <w:bCs/>
          <w:sz w:val="24"/>
          <w:szCs w:val="24"/>
        </w:rPr>
      </w:pPr>
    </w:p>
    <w:p w14:paraId="1892A6DE" w14:textId="77777777" w:rsidR="00A42577" w:rsidRPr="00BD62C4" w:rsidRDefault="00A42577" w:rsidP="006572FD">
      <w:pPr>
        <w:rPr>
          <w:rFonts w:ascii="Arial" w:hAnsi="Arial" w:cs="Arial"/>
          <w:b/>
          <w:bCs/>
          <w:sz w:val="24"/>
          <w:szCs w:val="24"/>
        </w:rPr>
      </w:pPr>
    </w:p>
    <w:p w14:paraId="387D7D55" w14:textId="77777777" w:rsidR="00A42577" w:rsidRPr="00BD62C4" w:rsidRDefault="00A42577" w:rsidP="006572FD">
      <w:pPr>
        <w:rPr>
          <w:rFonts w:ascii="Arial" w:hAnsi="Arial" w:cs="Arial"/>
          <w:b/>
          <w:bCs/>
          <w:sz w:val="24"/>
          <w:szCs w:val="24"/>
        </w:rPr>
      </w:pPr>
    </w:p>
    <w:p w14:paraId="7F01701F" w14:textId="77777777" w:rsidR="00A42577" w:rsidRPr="00BD62C4" w:rsidRDefault="00A42577" w:rsidP="006572FD">
      <w:pPr>
        <w:rPr>
          <w:rFonts w:ascii="Arial" w:hAnsi="Arial" w:cs="Arial"/>
          <w:b/>
          <w:bCs/>
          <w:sz w:val="24"/>
          <w:szCs w:val="24"/>
        </w:rPr>
      </w:pPr>
    </w:p>
    <w:p w14:paraId="1232F565" w14:textId="77777777" w:rsidR="003E43F9" w:rsidRPr="00BD62C4" w:rsidRDefault="003E43F9" w:rsidP="006572FD">
      <w:pPr>
        <w:rPr>
          <w:rFonts w:ascii="Arial" w:hAnsi="Arial" w:cs="Arial"/>
          <w:b/>
          <w:bCs/>
          <w:sz w:val="24"/>
          <w:szCs w:val="24"/>
        </w:rPr>
      </w:pPr>
    </w:p>
    <w:tbl>
      <w:tblPr>
        <w:tblStyle w:val="Tablaconcuadrcula"/>
        <w:tblpPr w:leftFromText="141" w:rightFromText="141" w:vertAnchor="text" w:horzAnchor="margin" w:tblpXSpec="center" w:tblpY="-1"/>
        <w:tblW w:w="0" w:type="auto"/>
        <w:tblInd w:w="0" w:type="dxa"/>
        <w:tblLook w:val="04A0" w:firstRow="1" w:lastRow="0" w:firstColumn="1" w:lastColumn="0" w:noHBand="0" w:noVBand="1"/>
      </w:tblPr>
      <w:tblGrid>
        <w:gridCol w:w="2950"/>
        <w:gridCol w:w="5706"/>
      </w:tblGrid>
      <w:tr w:rsidR="006F1B6F" w:rsidRPr="00BD62C4" w14:paraId="39A5F10F" w14:textId="77777777" w:rsidTr="006F1B6F">
        <w:tc>
          <w:tcPr>
            <w:tcW w:w="2950" w:type="dxa"/>
            <w:tcBorders>
              <w:top w:val="single" w:sz="4" w:space="0" w:color="auto"/>
              <w:left w:val="single" w:sz="4" w:space="0" w:color="auto"/>
              <w:bottom w:val="single" w:sz="4" w:space="0" w:color="auto"/>
              <w:right w:val="single" w:sz="4" w:space="0" w:color="auto"/>
            </w:tcBorders>
            <w:hideMark/>
          </w:tcPr>
          <w:p w14:paraId="4C7DA92B" w14:textId="77777777" w:rsidR="006F1B6F" w:rsidRPr="00BD62C4" w:rsidRDefault="006F1B6F" w:rsidP="006F1B6F">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lastRenderedPageBreak/>
              <w:t xml:space="preserve">Caso de uso </w:t>
            </w:r>
          </w:p>
        </w:tc>
        <w:tc>
          <w:tcPr>
            <w:tcW w:w="5706" w:type="dxa"/>
            <w:tcBorders>
              <w:top w:val="single" w:sz="4" w:space="0" w:color="auto"/>
              <w:left w:val="single" w:sz="4" w:space="0" w:color="auto"/>
              <w:bottom w:val="single" w:sz="4" w:space="0" w:color="auto"/>
              <w:right w:val="single" w:sz="4" w:space="0" w:color="auto"/>
            </w:tcBorders>
            <w:hideMark/>
          </w:tcPr>
          <w:p w14:paraId="0BCFB02A" w14:textId="77777777" w:rsidR="006F1B6F" w:rsidRPr="00BD62C4" w:rsidRDefault="006F1B6F" w:rsidP="006F1B6F">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t>Historial de asistencia (Estudiante)</w:t>
            </w:r>
          </w:p>
        </w:tc>
      </w:tr>
      <w:tr w:rsidR="006F1B6F" w:rsidRPr="00BD62C4" w14:paraId="16D3EEA0" w14:textId="77777777" w:rsidTr="006F1B6F">
        <w:tc>
          <w:tcPr>
            <w:tcW w:w="2950" w:type="dxa"/>
            <w:tcBorders>
              <w:top w:val="single" w:sz="4" w:space="0" w:color="auto"/>
              <w:left w:val="single" w:sz="4" w:space="0" w:color="auto"/>
              <w:bottom w:val="single" w:sz="4" w:space="0" w:color="auto"/>
              <w:right w:val="single" w:sz="4" w:space="0" w:color="auto"/>
            </w:tcBorders>
            <w:hideMark/>
          </w:tcPr>
          <w:p w14:paraId="2E1D8FF6" w14:textId="77777777" w:rsidR="006F1B6F" w:rsidRPr="00BD62C4" w:rsidRDefault="006F1B6F" w:rsidP="006F1B6F">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Requerimiento Relacionados </w:t>
            </w:r>
          </w:p>
        </w:tc>
        <w:tc>
          <w:tcPr>
            <w:tcW w:w="5706" w:type="dxa"/>
            <w:tcBorders>
              <w:top w:val="single" w:sz="4" w:space="0" w:color="auto"/>
              <w:left w:val="single" w:sz="4" w:space="0" w:color="auto"/>
              <w:bottom w:val="single" w:sz="4" w:space="0" w:color="auto"/>
              <w:right w:val="single" w:sz="4" w:space="0" w:color="auto"/>
            </w:tcBorders>
            <w:hideMark/>
          </w:tcPr>
          <w:p w14:paraId="3F289D18" w14:textId="77777777" w:rsidR="006F1B6F" w:rsidRPr="00BD62C4" w:rsidRDefault="006F1B6F" w:rsidP="009677CC">
            <w:pPr>
              <w:pStyle w:val="Prrafodelista"/>
              <w:numPr>
                <w:ilvl w:val="0"/>
                <w:numId w:val="35"/>
              </w:numPr>
              <w:rPr>
                <w:rFonts w:ascii="Arial" w:eastAsia="Times New Roman" w:hAnsi="Arial" w:cs="Arial"/>
                <w:lang w:val="es-ES" w:eastAsia="es-NI"/>
              </w:rPr>
            </w:pPr>
            <w:r w:rsidRPr="00BD62C4">
              <w:rPr>
                <w:rFonts w:ascii="Arial" w:eastAsia="Times New Roman" w:hAnsi="Arial" w:cs="Arial"/>
                <w:lang w:val="es-ES" w:eastAsia="es-NI"/>
              </w:rPr>
              <w:t>El sistema debe permitir a los estudiantes acceder a su historial de asistencia a través de la aplicación.</w:t>
            </w:r>
          </w:p>
          <w:p w14:paraId="141F7B90" w14:textId="77777777" w:rsidR="006F1B6F" w:rsidRPr="00BD62C4" w:rsidRDefault="006F1B6F" w:rsidP="009677CC">
            <w:pPr>
              <w:pStyle w:val="Prrafodelista"/>
              <w:numPr>
                <w:ilvl w:val="0"/>
                <w:numId w:val="35"/>
              </w:numPr>
              <w:rPr>
                <w:rFonts w:ascii="Arial" w:eastAsia="Times New Roman" w:hAnsi="Arial" w:cs="Arial"/>
                <w:lang w:val="es-ES" w:eastAsia="es-NI"/>
              </w:rPr>
            </w:pPr>
            <w:r w:rsidRPr="00BD62C4">
              <w:rPr>
                <w:rFonts w:ascii="Arial" w:eastAsia="Times New Roman" w:hAnsi="Arial" w:cs="Arial"/>
                <w:lang w:val="es-ES" w:eastAsia="es-NI"/>
              </w:rPr>
              <w:t>El historial de asistencia debe incluir detalles de las fechas y el estado de asistencia (presente, ausente, justificado).</w:t>
            </w:r>
          </w:p>
        </w:tc>
      </w:tr>
      <w:tr w:rsidR="006F1B6F" w:rsidRPr="00BD62C4" w14:paraId="5A1EB771" w14:textId="77777777" w:rsidTr="006F1B6F">
        <w:tc>
          <w:tcPr>
            <w:tcW w:w="2950" w:type="dxa"/>
            <w:tcBorders>
              <w:top w:val="single" w:sz="4" w:space="0" w:color="auto"/>
              <w:left w:val="single" w:sz="4" w:space="0" w:color="auto"/>
              <w:bottom w:val="single" w:sz="4" w:space="0" w:color="auto"/>
              <w:right w:val="single" w:sz="4" w:space="0" w:color="auto"/>
            </w:tcBorders>
            <w:hideMark/>
          </w:tcPr>
          <w:p w14:paraId="5B762326" w14:textId="77777777" w:rsidR="006F1B6F" w:rsidRPr="00BD62C4" w:rsidRDefault="006F1B6F" w:rsidP="006F1B6F">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Objetivo en contexto</w:t>
            </w:r>
          </w:p>
        </w:tc>
        <w:tc>
          <w:tcPr>
            <w:tcW w:w="5706" w:type="dxa"/>
            <w:tcBorders>
              <w:top w:val="single" w:sz="4" w:space="0" w:color="auto"/>
              <w:left w:val="single" w:sz="4" w:space="0" w:color="auto"/>
              <w:bottom w:val="single" w:sz="4" w:space="0" w:color="auto"/>
              <w:right w:val="single" w:sz="4" w:space="0" w:color="auto"/>
            </w:tcBorders>
            <w:hideMark/>
          </w:tcPr>
          <w:p w14:paraId="5E2F5D64" w14:textId="375C3E38" w:rsidR="006F1B6F" w:rsidRPr="00BD62C4" w:rsidRDefault="006F1B6F" w:rsidP="006F1B6F">
            <w:pPr>
              <w:rPr>
                <w:rFonts w:ascii="Arial" w:eastAsia="Times New Roman" w:hAnsi="Arial" w:cs="Arial"/>
                <w:lang w:val="es-ES" w:eastAsia="es-NI"/>
              </w:rPr>
            </w:pPr>
            <w:r w:rsidRPr="00BD62C4">
              <w:rPr>
                <w:rFonts w:ascii="Arial" w:eastAsia="Times New Roman" w:hAnsi="Arial" w:cs="Arial"/>
                <w:lang w:val="es-ES" w:eastAsia="es-NI"/>
              </w:rPr>
              <w:t>Permitir a los estudiantes revisar su historial de asistencia</w:t>
            </w:r>
            <w:r w:rsidR="006311D8" w:rsidRPr="00BD62C4">
              <w:rPr>
                <w:rFonts w:ascii="Arial" w:eastAsia="Times New Roman" w:hAnsi="Arial" w:cs="Arial"/>
                <w:lang w:val="es-ES" w:eastAsia="es-NI"/>
              </w:rPr>
              <w:t>.</w:t>
            </w:r>
          </w:p>
        </w:tc>
      </w:tr>
      <w:tr w:rsidR="006F1B6F" w:rsidRPr="00BD62C4" w14:paraId="6BCF215B" w14:textId="77777777" w:rsidTr="006F1B6F">
        <w:tc>
          <w:tcPr>
            <w:tcW w:w="2950" w:type="dxa"/>
            <w:tcBorders>
              <w:top w:val="single" w:sz="4" w:space="0" w:color="auto"/>
              <w:left w:val="single" w:sz="4" w:space="0" w:color="auto"/>
              <w:bottom w:val="single" w:sz="4" w:space="0" w:color="auto"/>
              <w:right w:val="single" w:sz="4" w:space="0" w:color="auto"/>
            </w:tcBorders>
            <w:hideMark/>
          </w:tcPr>
          <w:p w14:paraId="67705C64" w14:textId="77777777" w:rsidR="006F1B6F" w:rsidRPr="00BD62C4" w:rsidRDefault="006F1B6F" w:rsidP="006F1B6F">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Precondiciones</w:t>
            </w:r>
          </w:p>
        </w:tc>
        <w:tc>
          <w:tcPr>
            <w:tcW w:w="5706" w:type="dxa"/>
            <w:tcBorders>
              <w:top w:val="single" w:sz="4" w:space="0" w:color="auto"/>
              <w:left w:val="single" w:sz="4" w:space="0" w:color="auto"/>
              <w:bottom w:val="single" w:sz="4" w:space="0" w:color="auto"/>
              <w:right w:val="single" w:sz="4" w:space="0" w:color="auto"/>
            </w:tcBorders>
            <w:hideMark/>
          </w:tcPr>
          <w:p w14:paraId="5C954936" w14:textId="77777777" w:rsidR="006F1B6F" w:rsidRPr="00BD62C4" w:rsidRDefault="006F1B6F" w:rsidP="009677CC">
            <w:pPr>
              <w:pStyle w:val="Prrafodelista"/>
              <w:numPr>
                <w:ilvl w:val="0"/>
                <w:numId w:val="43"/>
              </w:numPr>
              <w:rPr>
                <w:rFonts w:ascii="Arial" w:eastAsia="Times New Roman" w:hAnsi="Arial" w:cs="Arial"/>
                <w:lang w:val="es-ES" w:eastAsia="es-NI"/>
              </w:rPr>
            </w:pPr>
            <w:r w:rsidRPr="00BD62C4">
              <w:rPr>
                <w:rFonts w:ascii="Arial" w:eastAsia="Times New Roman" w:hAnsi="Arial" w:cs="Arial"/>
                <w:lang w:val="es-ES" w:eastAsia="es-NI"/>
              </w:rPr>
              <w:t>El estudiante está autenticado correctamente dentro de la aplicación.</w:t>
            </w:r>
          </w:p>
          <w:p w14:paraId="66267122" w14:textId="77777777" w:rsidR="006F1B6F" w:rsidRPr="00BD62C4" w:rsidRDefault="006F1B6F" w:rsidP="009677CC">
            <w:pPr>
              <w:pStyle w:val="Prrafodelista"/>
              <w:numPr>
                <w:ilvl w:val="0"/>
                <w:numId w:val="43"/>
              </w:numPr>
              <w:rPr>
                <w:rFonts w:ascii="Arial" w:eastAsia="Times New Roman" w:hAnsi="Arial" w:cs="Arial"/>
                <w:lang w:val="es-ES" w:eastAsia="es-NI"/>
              </w:rPr>
            </w:pPr>
            <w:r w:rsidRPr="00BD62C4">
              <w:rPr>
                <w:rFonts w:ascii="Arial" w:eastAsia="Times New Roman" w:hAnsi="Arial" w:cs="Arial"/>
                <w:lang w:val="es-ES" w:eastAsia="es-NI"/>
              </w:rPr>
              <w:t>El historial de asistencia del estudiante ha sido registrado y almacenado en la aplicación.</w:t>
            </w:r>
          </w:p>
        </w:tc>
      </w:tr>
      <w:tr w:rsidR="006F1B6F" w:rsidRPr="00BD62C4" w14:paraId="29EE1BC3" w14:textId="77777777" w:rsidTr="006F1B6F">
        <w:tc>
          <w:tcPr>
            <w:tcW w:w="2950" w:type="dxa"/>
            <w:tcBorders>
              <w:top w:val="single" w:sz="4" w:space="0" w:color="auto"/>
              <w:left w:val="single" w:sz="4" w:space="0" w:color="auto"/>
              <w:bottom w:val="single" w:sz="4" w:space="0" w:color="auto"/>
              <w:right w:val="single" w:sz="4" w:space="0" w:color="auto"/>
            </w:tcBorders>
            <w:hideMark/>
          </w:tcPr>
          <w:p w14:paraId="043F9181" w14:textId="77777777" w:rsidR="006F1B6F" w:rsidRPr="00BD62C4" w:rsidRDefault="006F1B6F" w:rsidP="006F1B6F">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Final exitoso </w:t>
            </w:r>
          </w:p>
        </w:tc>
        <w:tc>
          <w:tcPr>
            <w:tcW w:w="5706" w:type="dxa"/>
            <w:tcBorders>
              <w:top w:val="single" w:sz="4" w:space="0" w:color="auto"/>
              <w:left w:val="single" w:sz="4" w:space="0" w:color="auto"/>
              <w:bottom w:val="single" w:sz="4" w:space="0" w:color="auto"/>
              <w:right w:val="single" w:sz="4" w:space="0" w:color="auto"/>
            </w:tcBorders>
            <w:hideMark/>
          </w:tcPr>
          <w:p w14:paraId="15BDB5A4" w14:textId="77777777" w:rsidR="006F1B6F" w:rsidRPr="00BD62C4" w:rsidRDefault="006F1B6F" w:rsidP="006F1B6F">
            <w:pPr>
              <w:rPr>
                <w:rFonts w:ascii="Arial" w:eastAsia="Times New Roman" w:hAnsi="Arial" w:cs="Arial"/>
                <w:lang w:val="es-ES" w:eastAsia="es-NI"/>
              </w:rPr>
            </w:pPr>
            <w:r w:rsidRPr="00BD62C4">
              <w:rPr>
                <w:rFonts w:ascii="Arial" w:eastAsia="Times New Roman" w:hAnsi="Arial" w:cs="Arial"/>
                <w:lang w:val="es-ES" w:eastAsia="es-NI"/>
              </w:rPr>
              <w:t>El estudiante puede ver su historial de asistencia completo.</w:t>
            </w:r>
          </w:p>
        </w:tc>
      </w:tr>
      <w:tr w:rsidR="006F1B6F" w:rsidRPr="00BD62C4" w14:paraId="65366E5C" w14:textId="77777777" w:rsidTr="006F1B6F">
        <w:tc>
          <w:tcPr>
            <w:tcW w:w="2950" w:type="dxa"/>
            <w:tcBorders>
              <w:top w:val="single" w:sz="4" w:space="0" w:color="auto"/>
              <w:left w:val="single" w:sz="4" w:space="0" w:color="auto"/>
              <w:bottom w:val="single" w:sz="4" w:space="0" w:color="auto"/>
              <w:right w:val="single" w:sz="4" w:space="0" w:color="auto"/>
            </w:tcBorders>
            <w:hideMark/>
          </w:tcPr>
          <w:p w14:paraId="2EABD0BF" w14:textId="77777777" w:rsidR="006F1B6F" w:rsidRPr="00BD62C4" w:rsidRDefault="006F1B6F" w:rsidP="006F1B6F">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Final fallido</w:t>
            </w:r>
          </w:p>
        </w:tc>
        <w:tc>
          <w:tcPr>
            <w:tcW w:w="5706" w:type="dxa"/>
            <w:tcBorders>
              <w:top w:val="single" w:sz="4" w:space="0" w:color="auto"/>
              <w:left w:val="single" w:sz="4" w:space="0" w:color="auto"/>
              <w:bottom w:val="single" w:sz="4" w:space="0" w:color="auto"/>
              <w:right w:val="single" w:sz="4" w:space="0" w:color="auto"/>
            </w:tcBorders>
            <w:hideMark/>
          </w:tcPr>
          <w:p w14:paraId="1073FF1D" w14:textId="77777777" w:rsidR="006F1B6F" w:rsidRPr="00BD62C4" w:rsidRDefault="006F1B6F" w:rsidP="009677CC">
            <w:pPr>
              <w:pStyle w:val="Prrafodelista"/>
              <w:numPr>
                <w:ilvl w:val="0"/>
                <w:numId w:val="34"/>
              </w:numPr>
              <w:rPr>
                <w:rFonts w:ascii="Arial" w:eastAsia="Times New Roman" w:hAnsi="Arial" w:cs="Arial"/>
                <w:lang w:val="es-ES" w:eastAsia="es-NI"/>
              </w:rPr>
            </w:pPr>
            <w:r w:rsidRPr="00BD62C4">
              <w:rPr>
                <w:rFonts w:ascii="Arial" w:eastAsia="Times New Roman" w:hAnsi="Arial" w:cs="Arial"/>
                <w:lang w:val="es-ES" w:eastAsia="es-NI"/>
              </w:rPr>
              <w:t>El sistema no muestra el historial de asistencia debido a errores de carga.</w:t>
            </w:r>
          </w:p>
          <w:p w14:paraId="4D0EB933" w14:textId="77777777" w:rsidR="006F1B6F" w:rsidRPr="00BD62C4" w:rsidRDefault="006F1B6F" w:rsidP="009677CC">
            <w:pPr>
              <w:pStyle w:val="Prrafodelista"/>
              <w:numPr>
                <w:ilvl w:val="0"/>
                <w:numId w:val="34"/>
              </w:numPr>
              <w:rPr>
                <w:rFonts w:ascii="Arial" w:eastAsia="Times New Roman" w:hAnsi="Arial" w:cs="Arial"/>
                <w:lang w:val="es-ES" w:eastAsia="es-NI"/>
              </w:rPr>
            </w:pPr>
            <w:r w:rsidRPr="00BD62C4">
              <w:rPr>
                <w:rFonts w:ascii="Arial" w:eastAsia="Times New Roman" w:hAnsi="Arial" w:cs="Arial"/>
                <w:lang w:val="es-ES" w:eastAsia="es-NI"/>
              </w:rPr>
              <w:t>La información mostrada es incorrecta o incompleta.</w:t>
            </w:r>
          </w:p>
          <w:p w14:paraId="48E3C62C" w14:textId="77777777" w:rsidR="006F1B6F" w:rsidRPr="00BD62C4" w:rsidRDefault="006F1B6F" w:rsidP="009677CC">
            <w:pPr>
              <w:pStyle w:val="Prrafodelista"/>
              <w:numPr>
                <w:ilvl w:val="0"/>
                <w:numId w:val="34"/>
              </w:numPr>
              <w:rPr>
                <w:rFonts w:ascii="Arial" w:eastAsia="Times New Roman" w:hAnsi="Arial" w:cs="Arial"/>
                <w:lang w:val="es-ES" w:eastAsia="es-NI"/>
              </w:rPr>
            </w:pPr>
            <w:r w:rsidRPr="00BD62C4">
              <w:rPr>
                <w:rFonts w:ascii="Arial" w:eastAsia="Times New Roman" w:hAnsi="Arial" w:cs="Arial"/>
                <w:lang w:val="es-ES" w:eastAsia="es-NI"/>
              </w:rPr>
              <w:t>La aplicación presenta errores durante el proceso de visualización.</w:t>
            </w:r>
          </w:p>
        </w:tc>
      </w:tr>
      <w:tr w:rsidR="006F1B6F" w:rsidRPr="00BD62C4" w14:paraId="29D7BA22" w14:textId="77777777" w:rsidTr="006F1B6F">
        <w:tc>
          <w:tcPr>
            <w:tcW w:w="2950" w:type="dxa"/>
            <w:tcBorders>
              <w:top w:val="single" w:sz="4" w:space="0" w:color="auto"/>
              <w:left w:val="single" w:sz="4" w:space="0" w:color="auto"/>
              <w:bottom w:val="single" w:sz="4" w:space="0" w:color="auto"/>
              <w:right w:val="single" w:sz="4" w:space="0" w:color="auto"/>
            </w:tcBorders>
            <w:hideMark/>
          </w:tcPr>
          <w:p w14:paraId="74349A3B" w14:textId="77777777" w:rsidR="006F1B6F" w:rsidRPr="00BD62C4" w:rsidRDefault="006F1B6F" w:rsidP="006F1B6F">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Actores principales</w:t>
            </w:r>
          </w:p>
        </w:tc>
        <w:tc>
          <w:tcPr>
            <w:tcW w:w="5706" w:type="dxa"/>
            <w:tcBorders>
              <w:top w:val="single" w:sz="4" w:space="0" w:color="auto"/>
              <w:left w:val="single" w:sz="4" w:space="0" w:color="auto"/>
              <w:bottom w:val="single" w:sz="4" w:space="0" w:color="auto"/>
              <w:right w:val="single" w:sz="4" w:space="0" w:color="auto"/>
            </w:tcBorders>
            <w:hideMark/>
          </w:tcPr>
          <w:p w14:paraId="210DCF55" w14:textId="77777777" w:rsidR="006F1B6F" w:rsidRPr="00BD62C4" w:rsidRDefault="006F1B6F" w:rsidP="006F1B6F">
            <w:pPr>
              <w:rPr>
                <w:rFonts w:ascii="Arial" w:eastAsia="Times New Roman" w:hAnsi="Arial" w:cs="Arial"/>
                <w:lang w:val="es-ES" w:eastAsia="es-NI"/>
              </w:rPr>
            </w:pPr>
            <w:r w:rsidRPr="00BD62C4">
              <w:rPr>
                <w:rFonts w:ascii="Arial" w:eastAsia="Times New Roman" w:hAnsi="Arial" w:cs="Arial"/>
                <w:lang w:val="es-ES" w:eastAsia="es-NI"/>
              </w:rPr>
              <w:t>Estudiante.</w:t>
            </w:r>
          </w:p>
        </w:tc>
      </w:tr>
      <w:tr w:rsidR="006F1B6F" w:rsidRPr="00BD62C4" w14:paraId="71A2C204" w14:textId="77777777" w:rsidTr="006F1B6F">
        <w:tc>
          <w:tcPr>
            <w:tcW w:w="2950" w:type="dxa"/>
            <w:tcBorders>
              <w:top w:val="single" w:sz="4" w:space="0" w:color="auto"/>
              <w:left w:val="single" w:sz="4" w:space="0" w:color="auto"/>
              <w:bottom w:val="single" w:sz="4" w:space="0" w:color="auto"/>
              <w:right w:val="single" w:sz="4" w:space="0" w:color="auto"/>
            </w:tcBorders>
            <w:hideMark/>
          </w:tcPr>
          <w:p w14:paraId="540C846A" w14:textId="77777777" w:rsidR="006F1B6F" w:rsidRPr="00BD62C4" w:rsidRDefault="006F1B6F" w:rsidP="006F1B6F">
            <w:pPr>
              <w:spacing w:before="100" w:beforeAutospacing="1" w:after="100" w:afterAutospacing="1" w:line="360" w:lineRule="auto"/>
              <w:jc w:val="both"/>
              <w:rPr>
                <w:rFonts w:ascii="Arial" w:hAnsi="Arial" w:cs="Arial"/>
                <w:lang w:val="es-ES"/>
              </w:rPr>
            </w:pPr>
            <w:r w:rsidRPr="00BD62C4">
              <w:rPr>
                <w:rFonts w:ascii="Arial" w:hAnsi="Arial" w:cs="Arial"/>
                <w:lang w:val="es-ES"/>
              </w:rPr>
              <w:t>Actores secundarios</w:t>
            </w:r>
          </w:p>
        </w:tc>
        <w:tc>
          <w:tcPr>
            <w:tcW w:w="5706" w:type="dxa"/>
            <w:tcBorders>
              <w:top w:val="single" w:sz="4" w:space="0" w:color="auto"/>
              <w:left w:val="single" w:sz="4" w:space="0" w:color="auto"/>
              <w:bottom w:val="single" w:sz="4" w:space="0" w:color="auto"/>
              <w:right w:val="single" w:sz="4" w:space="0" w:color="auto"/>
            </w:tcBorders>
            <w:hideMark/>
          </w:tcPr>
          <w:p w14:paraId="7F40BD15" w14:textId="2FBA9F72" w:rsidR="006F1B6F" w:rsidRPr="00BD62C4" w:rsidRDefault="00C7788D" w:rsidP="006F1B6F">
            <w:pPr>
              <w:rPr>
                <w:rFonts w:ascii="Arial" w:hAnsi="Arial" w:cs="Arial"/>
                <w:lang w:val="es-ES"/>
              </w:rPr>
            </w:pPr>
            <w:r w:rsidRPr="00BD62C4">
              <w:rPr>
                <w:rFonts w:ascii="Arial" w:hAnsi="Arial" w:cs="Arial"/>
                <w:lang w:val="es-ES"/>
              </w:rPr>
              <w:t xml:space="preserve">Sistema </w:t>
            </w:r>
            <w:r w:rsidR="00A17BCD" w:rsidRPr="00BD62C4">
              <w:rPr>
                <w:rFonts w:ascii="Arial" w:hAnsi="Arial" w:cs="Arial"/>
                <w:lang w:val="es-ES"/>
              </w:rPr>
              <w:t>de registro de asistencia</w:t>
            </w:r>
            <w:r w:rsidR="006F1B6F" w:rsidRPr="00BD62C4">
              <w:rPr>
                <w:rFonts w:ascii="Arial" w:hAnsi="Arial" w:cs="Arial"/>
                <w:lang w:val="es-ES"/>
              </w:rPr>
              <w:t>.</w:t>
            </w:r>
          </w:p>
        </w:tc>
      </w:tr>
      <w:tr w:rsidR="006F1B6F" w:rsidRPr="00BD62C4" w14:paraId="0189FAF6" w14:textId="77777777" w:rsidTr="006F1B6F">
        <w:tc>
          <w:tcPr>
            <w:tcW w:w="2950" w:type="dxa"/>
            <w:tcBorders>
              <w:top w:val="single" w:sz="4" w:space="0" w:color="auto"/>
              <w:left w:val="single" w:sz="4" w:space="0" w:color="auto"/>
              <w:bottom w:val="single" w:sz="4" w:space="0" w:color="auto"/>
              <w:right w:val="single" w:sz="4" w:space="0" w:color="auto"/>
            </w:tcBorders>
            <w:hideMark/>
          </w:tcPr>
          <w:p w14:paraId="0BFA092B" w14:textId="77777777" w:rsidR="006F1B6F" w:rsidRPr="00BD62C4" w:rsidRDefault="006F1B6F" w:rsidP="006F1B6F">
            <w:pPr>
              <w:spacing w:before="100" w:beforeAutospacing="1" w:after="100" w:afterAutospacing="1" w:line="360" w:lineRule="auto"/>
              <w:jc w:val="both"/>
              <w:rPr>
                <w:rFonts w:ascii="Arial" w:hAnsi="Arial" w:cs="Arial"/>
                <w:lang w:val="es-ES"/>
              </w:rPr>
            </w:pPr>
            <w:r w:rsidRPr="00BD62C4">
              <w:rPr>
                <w:rFonts w:ascii="Arial" w:hAnsi="Arial" w:cs="Arial"/>
                <w:lang w:val="es-ES"/>
              </w:rPr>
              <w:t>Evento de inicio</w:t>
            </w:r>
          </w:p>
        </w:tc>
        <w:tc>
          <w:tcPr>
            <w:tcW w:w="5706" w:type="dxa"/>
            <w:tcBorders>
              <w:top w:val="single" w:sz="4" w:space="0" w:color="auto"/>
              <w:left w:val="single" w:sz="4" w:space="0" w:color="auto"/>
              <w:bottom w:val="single" w:sz="4" w:space="0" w:color="auto"/>
              <w:right w:val="single" w:sz="4" w:space="0" w:color="auto"/>
            </w:tcBorders>
            <w:hideMark/>
          </w:tcPr>
          <w:p w14:paraId="123E77E3" w14:textId="77777777" w:rsidR="006F1B6F" w:rsidRPr="00BD62C4" w:rsidRDefault="006F1B6F" w:rsidP="006F1B6F">
            <w:pPr>
              <w:rPr>
                <w:rFonts w:ascii="Arial" w:hAnsi="Arial" w:cs="Arial"/>
                <w:lang w:val="es-ES"/>
              </w:rPr>
            </w:pPr>
            <w:r w:rsidRPr="00BD62C4">
              <w:rPr>
                <w:rFonts w:ascii="Arial" w:hAnsi="Arial" w:cs="Arial"/>
                <w:lang w:val="es-ES"/>
              </w:rPr>
              <w:t>El estudiante abre la aplicación y selecciona la opción para ver su historial de asistencia.</w:t>
            </w:r>
          </w:p>
        </w:tc>
      </w:tr>
      <w:tr w:rsidR="006F1B6F" w:rsidRPr="00BD62C4" w14:paraId="3BAA5C65" w14:textId="77777777" w:rsidTr="006F1B6F">
        <w:tc>
          <w:tcPr>
            <w:tcW w:w="2950" w:type="dxa"/>
            <w:tcBorders>
              <w:top w:val="single" w:sz="4" w:space="0" w:color="auto"/>
              <w:left w:val="single" w:sz="4" w:space="0" w:color="auto"/>
              <w:bottom w:val="single" w:sz="4" w:space="0" w:color="auto"/>
              <w:right w:val="single" w:sz="4" w:space="0" w:color="auto"/>
            </w:tcBorders>
            <w:hideMark/>
          </w:tcPr>
          <w:p w14:paraId="256D6B63" w14:textId="77777777" w:rsidR="006F1B6F" w:rsidRPr="00BD62C4" w:rsidRDefault="006F1B6F" w:rsidP="006F1B6F">
            <w:pPr>
              <w:spacing w:before="100" w:beforeAutospacing="1" w:after="100" w:afterAutospacing="1" w:line="360" w:lineRule="auto"/>
              <w:jc w:val="both"/>
              <w:rPr>
                <w:rFonts w:ascii="Arial" w:hAnsi="Arial" w:cs="Arial"/>
                <w:lang w:val="es-ES"/>
              </w:rPr>
            </w:pPr>
            <w:r w:rsidRPr="00BD62C4">
              <w:rPr>
                <w:rFonts w:ascii="Arial" w:hAnsi="Arial" w:cs="Arial"/>
                <w:lang w:val="es-ES"/>
              </w:rPr>
              <w:t>Flujo principal</w:t>
            </w:r>
          </w:p>
        </w:tc>
        <w:tc>
          <w:tcPr>
            <w:tcW w:w="5706" w:type="dxa"/>
            <w:tcBorders>
              <w:top w:val="single" w:sz="4" w:space="0" w:color="auto"/>
              <w:left w:val="single" w:sz="4" w:space="0" w:color="auto"/>
              <w:bottom w:val="single" w:sz="4" w:space="0" w:color="auto"/>
              <w:right w:val="single" w:sz="4" w:space="0" w:color="auto"/>
            </w:tcBorders>
            <w:hideMark/>
          </w:tcPr>
          <w:p w14:paraId="71BD7B65" w14:textId="77777777" w:rsidR="006F1B6F" w:rsidRPr="00BD62C4" w:rsidRDefault="006F1B6F" w:rsidP="006F1B6F">
            <w:pPr>
              <w:rPr>
                <w:rFonts w:ascii="Arial" w:hAnsi="Arial" w:cs="Arial"/>
                <w:lang w:val="es-ES"/>
              </w:rPr>
            </w:pPr>
            <w:r w:rsidRPr="00BD62C4">
              <w:rPr>
                <w:rFonts w:ascii="Arial" w:hAnsi="Arial" w:cs="Arial"/>
                <w:lang w:val="es-ES"/>
              </w:rPr>
              <w:t>Inicio de Sesión del Estudiante</w:t>
            </w:r>
          </w:p>
          <w:p w14:paraId="0D33D382" w14:textId="77777777" w:rsidR="006F1B6F" w:rsidRPr="00BD62C4" w:rsidRDefault="006F1B6F" w:rsidP="006F1B6F">
            <w:pPr>
              <w:rPr>
                <w:rFonts w:ascii="Arial" w:hAnsi="Arial" w:cs="Arial"/>
                <w:lang w:val="es-ES"/>
              </w:rPr>
            </w:pPr>
            <w:r w:rsidRPr="00BD62C4">
              <w:rPr>
                <w:rFonts w:ascii="Arial" w:hAnsi="Arial" w:cs="Arial"/>
                <w:lang w:val="es-ES"/>
              </w:rPr>
              <w:t>Selección de Historial de Asistencia</w:t>
            </w:r>
          </w:p>
          <w:p w14:paraId="1845DD33" w14:textId="77777777" w:rsidR="006F1B6F" w:rsidRPr="00BD62C4" w:rsidRDefault="006F1B6F" w:rsidP="006F1B6F">
            <w:pPr>
              <w:rPr>
                <w:rFonts w:ascii="Arial" w:hAnsi="Arial" w:cs="Arial"/>
                <w:lang w:val="es-ES"/>
              </w:rPr>
            </w:pPr>
            <w:r w:rsidRPr="00BD62C4">
              <w:rPr>
                <w:rFonts w:ascii="Arial" w:hAnsi="Arial" w:cs="Arial"/>
                <w:lang w:val="es-ES"/>
              </w:rPr>
              <w:t>Recuperación de Datos</w:t>
            </w:r>
          </w:p>
          <w:p w14:paraId="4B439F21" w14:textId="77777777" w:rsidR="006F1B6F" w:rsidRPr="00BD62C4" w:rsidRDefault="006F1B6F" w:rsidP="006F1B6F">
            <w:pPr>
              <w:rPr>
                <w:rFonts w:ascii="Arial" w:hAnsi="Arial" w:cs="Arial"/>
                <w:lang w:val="es-ES"/>
              </w:rPr>
            </w:pPr>
            <w:r w:rsidRPr="00BD62C4">
              <w:rPr>
                <w:rFonts w:ascii="Arial" w:hAnsi="Arial" w:cs="Arial"/>
                <w:lang w:val="es-ES"/>
              </w:rPr>
              <w:t>Visualización del Historial</w:t>
            </w:r>
          </w:p>
          <w:p w14:paraId="7C3C9844" w14:textId="77777777" w:rsidR="006F1B6F" w:rsidRPr="00BD62C4" w:rsidRDefault="006F1B6F" w:rsidP="006F1B6F">
            <w:pPr>
              <w:rPr>
                <w:rFonts w:ascii="Arial" w:hAnsi="Arial" w:cs="Arial"/>
                <w:lang w:val="es-ES"/>
              </w:rPr>
            </w:pPr>
            <w:r w:rsidRPr="00BD62C4">
              <w:rPr>
                <w:rFonts w:ascii="Arial" w:hAnsi="Arial" w:cs="Arial"/>
                <w:lang w:val="es-ES"/>
              </w:rPr>
              <w:t>Navegación y Revisión</w:t>
            </w:r>
          </w:p>
        </w:tc>
      </w:tr>
    </w:tbl>
    <w:p w14:paraId="282DCA6F" w14:textId="77777777" w:rsidR="004F65CF" w:rsidRPr="00BD62C4" w:rsidRDefault="004F65CF" w:rsidP="00184964">
      <w:pPr>
        <w:rPr>
          <w:rFonts w:ascii="Arial" w:hAnsi="Arial" w:cs="Arial"/>
          <w:b/>
          <w:bCs/>
          <w:sz w:val="24"/>
          <w:szCs w:val="24"/>
        </w:rPr>
      </w:pPr>
    </w:p>
    <w:tbl>
      <w:tblPr>
        <w:tblStyle w:val="Tablaconcuadrcula"/>
        <w:tblpPr w:leftFromText="141" w:rightFromText="141" w:vertAnchor="text" w:horzAnchor="margin" w:tblpXSpec="center" w:tblpY="-1"/>
        <w:tblW w:w="0" w:type="auto"/>
        <w:tblInd w:w="0" w:type="dxa"/>
        <w:tblLook w:val="04A0" w:firstRow="1" w:lastRow="0" w:firstColumn="1" w:lastColumn="0" w:noHBand="0" w:noVBand="1"/>
      </w:tblPr>
      <w:tblGrid>
        <w:gridCol w:w="2950"/>
        <w:gridCol w:w="5706"/>
      </w:tblGrid>
      <w:tr w:rsidR="00103C17" w:rsidRPr="00BD62C4" w14:paraId="653E0EAC"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46A0A0B8" w14:textId="77777777" w:rsidR="00103C17" w:rsidRPr="00BD62C4" w:rsidRDefault="00103C17" w:rsidP="00FC5A78">
            <w:pPr>
              <w:spacing w:before="100" w:beforeAutospacing="1" w:after="100" w:afterAutospacing="1" w:line="360" w:lineRule="auto"/>
              <w:jc w:val="center"/>
              <w:rPr>
                <w:rFonts w:ascii="Arial" w:eastAsia="Times New Roman" w:hAnsi="Arial" w:cs="Arial"/>
                <w:b/>
                <w:bCs/>
                <w:sz w:val="24"/>
                <w:szCs w:val="24"/>
                <w:lang w:val="es-ES" w:eastAsia="es-NI"/>
              </w:rPr>
            </w:pPr>
            <w:r w:rsidRPr="00BD62C4">
              <w:rPr>
                <w:rFonts w:ascii="Arial" w:eastAsia="Times New Roman" w:hAnsi="Arial" w:cs="Arial"/>
                <w:b/>
                <w:bCs/>
                <w:sz w:val="24"/>
                <w:szCs w:val="24"/>
                <w:lang w:val="es-ES" w:eastAsia="es-NI"/>
              </w:rPr>
              <w:lastRenderedPageBreak/>
              <w:t xml:space="preserve">Caso de uso </w:t>
            </w:r>
          </w:p>
        </w:tc>
        <w:tc>
          <w:tcPr>
            <w:tcW w:w="5706" w:type="dxa"/>
            <w:tcBorders>
              <w:top w:val="single" w:sz="4" w:space="0" w:color="auto"/>
              <w:left w:val="single" w:sz="4" w:space="0" w:color="auto"/>
              <w:bottom w:val="single" w:sz="4" w:space="0" w:color="auto"/>
              <w:right w:val="single" w:sz="4" w:space="0" w:color="auto"/>
            </w:tcBorders>
            <w:hideMark/>
          </w:tcPr>
          <w:p w14:paraId="1B429AEC" w14:textId="79607C5E" w:rsidR="00103C17" w:rsidRPr="00BD62C4" w:rsidRDefault="00AC7175" w:rsidP="00FC5A78">
            <w:pPr>
              <w:spacing w:before="100" w:beforeAutospacing="1" w:after="100" w:afterAutospacing="1" w:line="360" w:lineRule="auto"/>
              <w:jc w:val="center"/>
              <w:rPr>
                <w:rFonts w:ascii="Arial" w:eastAsia="Times New Roman" w:hAnsi="Arial" w:cs="Arial"/>
                <w:b/>
                <w:bCs/>
                <w:sz w:val="24"/>
                <w:szCs w:val="24"/>
                <w:lang w:val="es-ES" w:eastAsia="es-NI"/>
              </w:rPr>
            </w:pPr>
            <w:proofErr w:type="spellStart"/>
            <w:r w:rsidRPr="00BD62C4">
              <w:rPr>
                <w:rFonts w:ascii="Arial" w:hAnsi="Arial" w:cs="Arial"/>
                <w:b/>
                <w:bCs/>
              </w:rPr>
              <w:t>Creación</w:t>
            </w:r>
            <w:proofErr w:type="spellEnd"/>
            <w:r w:rsidRPr="00BD62C4">
              <w:rPr>
                <w:rFonts w:ascii="Arial" w:hAnsi="Arial" w:cs="Arial"/>
                <w:b/>
                <w:bCs/>
              </w:rPr>
              <w:t xml:space="preserve"> de </w:t>
            </w:r>
            <w:proofErr w:type="spellStart"/>
            <w:r w:rsidRPr="00BD62C4">
              <w:rPr>
                <w:rFonts w:ascii="Arial" w:hAnsi="Arial" w:cs="Arial"/>
                <w:b/>
                <w:bCs/>
              </w:rPr>
              <w:t>materias</w:t>
            </w:r>
            <w:proofErr w:type="spellEnd"/>
          </w:p>
        </w:tc>
      </w:tr>
      <w:tr w:rsidR="00103C17" w:rsidRPr="00BD62C4" w14:paraId="43205F51"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18C5CC81"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Requerimiento Relacionados </w:t>
            </w:r>
          </w:p>
        </w:tc>
        <w:tc>
          <w:tcPr>
            <w:tcW w:w="5706" w:type="dxa"/>
            <w:tcBorders>
              <w:top w:val="single" w:sz="4" w:space="0" w:color="auto"/>
              <w:left w:val="single" w:sz="4" w:space="0" w:color="auto"/>
              <w:bottom w:val="single" w:sz="4" w:space="0" w:color="auto"/>
              <w:right w:val="single" w:sz="4" w:space="0" w:color="auto"/>
            </w:tcBorders>
            <w:hideMark/>
          </w:tcPr>
          <w:p w14:paraId="00856824" w14:textId="77777777" w:rsidR="00103C17" w:rsidRPr="00BD62C4" w:rsidRDefault="00855090" w:rsidP="00855090">
            <w:pPr>
              <w:rPr>
                <w:rFonts w:ascii="Arial" w:eastAsia="Times New Roman" w:hAnsi="Arial" w:cs="Arial"/>
                <w:lang w:val="es-ES" w:eastAsia="es-NI"/>
              </w:rPr>
            </w:pPr>
            <w:r w:rsidRPr="00BD62C4">
              <w:rPr>
                <w:rFonts w:ascii="Arial" w:eastAsia="Times New Roman" w:hAnsi="Arial" w:cs="Arial"/>
                <w:lang w:val="es-ES" w:eastAsia="es-NI"/>
              </w:rPr>
              <w:t>El sistema debe permitir a los profesores crear nuevas materias.</w:t>
            </w:r>
          </w:p>
          <w:p w14:paraId="69036AAD" w14:textId="09B285EA" w:rsidR="0033186A" w:rsidRPr="00BD62C4" w:rsidRDefault="0033186A" w:rsidP="00855090">
            <w:pPr>
              <w:rPr>
                <w:rFonts w:ascii="Arial" w:eastAsia="Times New Roman" w:hAnsi="Arial" w:cs="Arial"/>
                <w:lang w:val="es-ES" w:eastAsia="es-NI"/>
              </w:rPr>
            </w:pPr>
            <w:r w:rsidRPr="00BD62C4">
              <w:rPr>
                <w:rFonts w:ascii="Arial" w:eastAsia="Times New Roman" w:hAnsi="Arial" w:cs="Arial"/>
                <w:lang w:val="es-ES" w:eastAsia="es-NI"/>
              </w:rPr>
              <w:t>Cada materia debe poder ser asociada a una lista de estudiantes</w:t>
            </w:r>
            <w:r w:rsidR="00863421" w:rsidRPr="00BD62C4">
              <w:rPr>
                <w:rFonts w:ascii="Arial" w:eastAsia="Times New Roman" w:hAnsi="Arial" w:cs="Arial"/>
                <w:lang w:val="es-ES" w:eastAsia="es-NI"/>
              </w:rPr>
              <w:t>.</w:t>
            </w:r>
          </w:p>
        </w:tc>
      </w:tr>
      <w:tr w:rsidR="00103C17" w:rsidRPr="00BD62C4" w14:paraId="6BAEC445"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4BF5728D"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Objetivo en contexto</w:t>
            </w:r>
          </w:p>
        </w:tc>
        <w:tc>
          <w:tcPr>
            <w:tcW w:w="5706" w:type="dxa"/>
            <w:tcBorders>
              <w:top w:val="single" w:sz="4" w:space="0" w:color="auto"/>
              <w:left w:val="single" w:sz="4" w:space="0" w:color="auto"/>
              <w:bottom w:val="single" w:sz="4" w:space="0" w:color="auto"/>
              <w:right w:val="single" w:sz="4" w:space="0" w:color="auto"/>
            </w:tcBorders>
            <w:hideMark/>
          </w:tcPr>
          <w:p w14:paraId="22387A0B" w14:textId="5F2A6BAF" w:rsidR="00103C17" w:rsidRPr="00BD62C4" w:rsidRDefault="000C6702" w:rsidP="00FC5A78">
            <w:pPr>
              <w:rPr>
                <w:rFonts w:ascii="Arial" w:eastAsia="Times New Roman" w:hAnsi="Arial" w:cs="Arial"/>
                <w:lang w:val="es-ES" w:eastAsia="es-NI"/>
              </w:rPr>
            </w:pPr>
            <w:r w:rsidRPr="00BD62C4">
              <w:rPr>
                <w:rFonts w:ascii="Arial" w:eastAsia="Times New Roman" w:hAnsi="Arial" w:cs="Arial"/>
                <w:lang w:val="es-ES" w:eastAsia="es-NI"/>
              </w:rPr>
              <w:t>P</w:t>
            </w:r>
            <w:r w:rsidR="00863421" w:rsidRPr="00BD62C4">
              <w:rPr>
                <w:rFonts w:ascii="Arial" w:eastAsia="Times New Roman" w:hAnsi="Arial" w:cs="Arial"/>
                <w:lang w:val="es-ES" w:eastAsia="es-NI"/>
              </w:rPr>
              <w:t>ermitir a los profesores crear nuevas materias en el sistema.</w:t>
            </w:r>
          </w:p>
        </w:tc>
      </w:tr>
      <w:tr w:rsidR="00103C17" w:rsidRPr="00BD62C4" w14:paraId="54C8DC83"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2AAC87D3"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Precondiciones</w:t>
            </w:r>
          </w:p>
        </w:tc>
        <w:tc>
          <w:tcPr>
            <w:tcW w:w="5706" w:type="dxa"/>
            <w:tcBorders>
              <w:top w:val="single" w:sz="4" w:space="0" w:color="auto"/>
              <w:left w:val="single" w:sz="4" w:space="0" w:color="auto"/>
              <w:bottom w:val="single" w:sz="4" w:space="0" w:color="auto"/>
              <w:right w:val="single" w:sz="4" w:space="0" w:color="auto"/>
            </w:tcBorders>
            <w:hideMark/>
          </w:tcPr>
          <w:p w14:paraId="47418BCC" w14:textId="30CB5907" w:rsidR="00A7146B" w:rsidRPr="00BD62C4" w:rsidRDefault="00A7146B" w:rsidP="009677CC">
            <w:pPr>
              <w:pStyle w:val="Prrafodelista"/>
              <w:numPr>
                <w:ilvl w:val="0"/>
                <w:numId w:val="45"/>
              </w:numPr>
              <w:rPr>
                <w:rFonts w:ascii="Arial" w:eastAsia="Times New Roman" w:hAnsi="Arial" w:cs="Arial"/>
                <w:lang w:val="es-ES" w:eastAsia="es-NI"/>
              </w:rPr>
            </w:pPr>
            <w:r w:rsidRPr="00BD62C4">
              <w:rPr>
                <w:rFonts w:ascii="Arial" w:eastAsia="Times New Roman" w:hAnsi="Arial" w:cs="Arial"/>
                <w:lang w:val="es-ES" w:eastAsia="es-NI"/>
              </w:rPr>
              <w:t xml:space="preserve">El usuario profesor debe </w:t>
            </w:r>
            <w:r w:rsidR="00F01C24" w:rsidRPr="00BD62C4">
              <w:rPr>
                <w:rFonts w:ascii="Arial" w:eastAsia="Times New Roman" w:hAnsi="Arial" w:cs="Arial"/>
                <w:lang w:val="es-ES" w:eastAsia="es-NI"/>
              </w:rPr>
              <w:t xml:space="preserve">tener el rol </w:t>
            </w:r>
            <w:r w:rsidRPr="00BD62C4">
              <w:rPr>
                <w:rFonts w:ascii="Arial" w:eastAsia="Times New Roman" w:hAnsi="Arial" w:cs="Arial"/>
                <w:lang w:val="es-ES" w:eastAsia="es-NI"/>
              </w:rPr>
              <w:t>en el sistema.</w:t>
            </w:r>
          </w:p>
          <w:p w14:paraId="2AF6AFF4" w14:textId="389CF5AA" w:rsidR="00103C17" w:rsidRPr="00BD62C4" w:rsidRDefault="00A7146B" w:rsidP="009677CC">
            <w:pPr>
              <w:pStyle w:val="Prrafodelista"/>
              <w:numPr>
                <w:ilvl w:val="0"/>
                <w:numId w:val="45"/>
              </w:numPr>
              <w:rPr>
                <w:rFonts w:ascii="Arial" w:eastAsia="Times New Roman" w:hAnsi="Arial" w:cs="Arial"/>
                <w:lang w:val="es-ES" w:eastAsia="es-NI"/>
              </w:rPr>
            </w:pPr>
            <w:r w:rsidRPr="00BD62C4">
              <w:rPr>
                <w:rFonts w:ascii="Arial" w:eastAsia="Times New Roman" w:hAnsi="Arial" w:cs="Arial"/>
                <w:lang w:val="es-ES" w:eastAsia="es-NI"/>
              </w:rPr>
              <w:t>El sistema debe tener una interfaz para la creación de materias.</w:t>
            </w:r>
          </w:p>
        </w:tc>
      </w:tr>
      <w:tr w:rsidR="00103C17" w:rsidRPr="00BD62C4" w14:paraId="09596DCA"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38C06242"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Final exitoso </w:t>
            </w:r>
          </w:p>
        </w:tc>
        <w:tc>
          <w:tcPr>
            <w:tcW w:w="5706" w:type="dxa"/>
            <w:tcBorders>
              <w:top w:val="single" w:sz="4" w:space="0" w:color="auto"/>
              <w:left w:val="single" w:sz="4" w:space="0" w:color="auto"/>
              <w:bottom w:val="single" w:sz="4" w:space="0" w:color="auto"/>
              <w:right w:val="single" w:sz="4" w:space="0" w:color="auto"/>
            </w:tcBorders>
            <w:hideMark/>
          </w:tcPr>
          <w:p w14:paraId="4786618E" w14:textId="4057CA81" w:rsidR="00103C17" w:rsidRPr="00BD62C4" w:rsidRDefault="00AB1E35" w:rsidP="00FC5A78">
            <w:pPr>
              <w:rPr>
                <w:rFonts w:ascii="Arial" w:eastAsia="Times New Roman" w:hAnsi="Arial" w:cs="Arial"/>
                <w:lang w:val="es-ES" w:eastAsia="es-NI"/>
              </w:rPr>
            </w:pPr>
            <w:r w:rsidRPr="00BD62C4">
              <w:rPr>
                <w:rFonts w:ascii="Arial" w:hAnsi="Arial" w:cs="Arial"/>
              </w:rPr>
              <w:t xml:space="preserve">El </w:t>
            </w:r>
            <w:proofErr w:type="spellStart"/>
            <w:r w:rsidRPr="00BD62C4">
              <w:rPr>
                <w:rFonts w:ascii="Arial" w:hAnsi="Arial" w:cs="Arial"/>
              </w:rPr>
              <w:t>profesor</w:t>
            </w:r>
            <w:proofErr w:type="spellEnd"/>
            <w:r w:rsidRPr="00BD62C4">
              <w:rPr>
                <w:rFonts w:ascii="Arial" w:hAnsi="Arial" w:cs="Arial"/>
              </w:rPr>
              <w:t xml:space="preserve"> </w:t>
            </w:r>
            <w:proofErr w:type="spellStart"/>
            <w:r w:rsidRPr="00BD62C4">
              <w:rPr>
                <w:rFonts w:ascii="Arial" w:hAnsi="Arial" w:cs="Arial"/>
              </w:rPr>
              <w:t>crea</w:t>
            </w:r>
            <w:proofErr w:type="spellEnd"/>
            <w:r w:rsidRPr="00BD62C4">
              <w:rPr>
                <w:rFonts w:ascii="Arial" w:hAnsi="Arial" w:cs="Arial"/>
              </w:rPr>
              <w:t xml:space="preserve"> </w:t>
            </w:r>
            <w:proofErr w:type="spellStart"/>
            <w:r w:rsidRPr="00BD62C4">
              <w:rPr>
                <w:rFonts w:ascii="Arial" w:hAnsi="Arial" w:cs="Arial"/>
              </w:rPr>
              <w:t>una</w:t>
            </w:r>
            <w:proofErr w:type="spellEnd"/>
            <w:r w:rsidRPr="00BD62C4">
              <w:rPr>
                <w:rFonts w:ascii="Arial" w:hAnsi="Arial" w:cs="Arial"/>
              </w:rPr>
              <w:t xml:space="preserve"> </w:t>
            </w:r>
            <w:proofErr w:type="spellStart"/>
            <w:r w:rsidRPr="00BD62C4">
              <w:rPr>
                <w:rFonts w:ascii="Arial" w:hAnsi="Arial" w:cs="Arial"/>
              </w:rPr>
              <w:t>nueva</w:t>
            </w:r>
            <w:proofErr w:type="spellEnd"/>
            <w:r w:rsidRPr="00BD62C4">
              <w:rPr>
                <w:rFonts w:ascii="Arial" w:hAnsi="Arial" w:cs="Arial"/>
              </w:rPr>
              <w:t xml:space="preserve"> </w:t>
            </w:r>
            <w:proofErr w:type="spellStart"/>
            <w:r w:rsidRPr="00BD62C4">
              <w:rPr>
                <w:rFonts w:ascii="Arial" w:hAnsi="Arial" w:cs="Arial"/>
              </w:rPr>
              <w:t>materia</w:t>
            </w:r>
            <w:proofErr w:type="spellEnd"/>
            <w:r w:rsidRPr="00BD62C4">
              <w:rPr>
                <w:rFonts w:ascii="Arial" w:hAnsi="Arial" w:cs="Arial"/>
              </w:rPr>
              <w:t xml:space="preserve"> </w:t>
            </w:r>
            <w:proofErr w:type="spellStart"/>
            <w:r w:rsidRPr="00BD62C4">
              <w:rPr>
                <w:rFonts w:ascii="Arial" w:hAnsi="Arial" w:cs="Arial"/>
              </w:rPr>
              <w:t>en</w:t>
            </w:r>
            <w:proofErr w:type="spellEnd"/>
            <w:r w:rsidRPr="00BD62C4">
              <w:rPr>
                <w:rFonts w:ascii="Arial" w:hAnsi="Arial" w:cs="Arial"/>
              </w:rPr>
              <w:t xml:space="preserve"> </w:t>
            </w:r>
            <w:proofErr w:type="spellStart"/>
            <w:r w:rsidRPr="00BD62C4">
              <w:rPr>
                <w:rFonts w:ascii="Arial" w:hAnsi="Arial" w:cs="Arial"/>
              </w:rPr>
              <w:t>el</w:t>
            </w:r>
            <w:proofErr w:type="spellEnd"/>
            <w:r w:rsidRPr="00BD62C4">
              <w:rPr>
                <w:rFonts w:ascii="Arial" w:hAnsi="Arial" w:cs="Arial"/>
              </w:rPr>
              <w:t xml:space="preserve"> </w:t>
            </w:r>
            <w:proofErr w:type="spellStart"/>
            <w:r w:rsidR="006F576A" w:rsidRPr="00BD62C4">
              <w:rPr>
                <w:rFonts w:ascii="Arial" w:hAnsi="Arial" w:cs="Arial"/>
              </w:rPr>
              <w:t>s</w:t>
            </w:r>
            <w:r w:rsidRPr="00BD62C4">
              <w:rPr>
                <w:rFonts w:ascii="Arial" w:hAnsi="Arial" w:cs="Arial"/>
              </w:rPr>
              <w:t>istema</w:t>
            </w:r>
            <w:proofErr w:type="spellEnd"/>
            <w:r w:rsidRPr="00BD62C4">
              <w:rPr>
                <w:rFonts w:ascii="Arial" w:hAnsi="Arial" w:cs="Arial"/>
              </w:rPr>
              <w:t>.</w:t>
            </w:r>
          </w:p>
        </w:tc>
      </w:tr>
      <w:tr w:rsidR="00103C17" w:rsidRPr="00BD62C4" w14:paraId="7B69FFBB"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46D592C2"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Final fallido</w:t>
            </w:r>
          </w:p>
        </w:tc>
        <w:tc>
          <w:tcPr>
            <w:tcW w:w="5706" w:type="dxa"/>
            <w:tcBorders>
              <w:top w:val="single" w:sz="4" w:space="0" w:color="auto"/>
              <w:left w:val="single" w:sz="4" w:space="0" w:color="auto"/>
              <w:bottom w:val="single" w:sz="4" w:space="0" w:color="auto"/>
              <w:right w:val="single" w:sz="4" w:space="0" w:color="auto"/>
            </w:tcBorders>
            <w:hideMark/>
          </w:tcPr>
          <w:p w14:paraId="4234B755" w14:textId="2D28A5C3" w:rsidR="00103C17" w:rsidRPr="00BD62C4" w:rsidRDefault="006F576A" w:rsidP="00103C17">
            <w:pPr>
              <w:rPr>
                <w:rFonts w:ascii="Arial" w:eastAsia="Times New Roman" w:hAnsi="Arial" w:cs="Arial"/>
                <w:lang w:val="es-ES" w:eastAsia="es-NI"/>
              </w:rPr>
            </w:pPr>
            <w:r w:rsidRPr="00BD62C4">
              <w:rPr>
                <w:rFonts w:ascii="Arial" w:hAnsi="Arial" w:cs="Arial"/>
              </w:rPr>
              <w:t xml:space="preserve">El </w:t>
            </w:r>
            <w:proofErr w:type="spellStart"/>
            <w:r w:rsidRPr="00BD62C4">
              <w:rPr>
                <w:rFonts w:ascii="Arial" w:hAnsi="Arial" w:cs="Arial"/>
              </w:rPr>
              <w:t>sistema</w:t>
            </w:r>
            <w:proofErr w:type="spellEnd"/>
            <w:r w:rsidRPr="00BD62C4">
              <w:rPr>
                <w:rFonts w:ascii="Arial" w:hAnsi="Arial" w:cs="Arial"/>
              </w:rPr>
              <w:t xml:space="preserve"> no </w:t>
            </w:r>
            <w:proofErr w:type="spellStart"/>
            <w:r w:rsidRPr="00BD62C4">
              <w:rPr>
                <w:rFonts w:ascii="Arial" w:hAnsi="Arial" w:cs="Arial"/>
              </w:rPr>
              <w:t>permite</w:t>
            </w:r>
            <w:proofErr w:type="spellEnd"/>
            <w:r w:rsidRPr="00BD62C4">
              <w:rPr>
                <w:rFonts w:ascii="Arial" w:hAnsi="Arial" w:cs="Arial"/>
              </w:rPr>
              <w:t xml:space="preserve"> </w:t>
            </w:r>
            <w:proofErr w:type="spellStart"/>
            <w:r w:rsidRPr="00BD62C4">
              <w:rPr>
                <w:rFonts w:ascii="Arial" w:hAnsi="Arial" w:cs="Arial"/>
              </w:rPr>
              <w:t>crear</w:t>
            </w:r>
            <w:proofErr w:type="spellEnd"/>
            <w:r w:rsidRPr="00BD62C4">
              <w:rPr>
                <w:rFonts w:ascii="Arial" w:hAnsi="Arial" w:cs="Arial"/>
              </w:rPr>
              <w:t xml:space="preserve"> la </w:t>
            </w:r>
            <w:proofErr w:type="spellStart"/>
            <w:r w:rsidRPr="00BD62C4">
              <w:rPr>
                <w:rFonts w:ascii="Arial" w:hAnsi="Arial" w:cs="Arial"/>
              </w:rPr>
              <w:t>materia</w:t>
            </w:r>
            <w:proofErr w:type="spellEnd"/>
            <w:r w:rsidRPr="00BD62C4">
              <w:rPr>
                <w:rFonts w:ascii="Arial" w:hAnsi="Arial" w:cs="Arial"/>
              </w:rPr>
              <w:t xml:space="preserve"> </w:t>
            </w:r>
            <w:proofErr w:type="spellStart"/>
            <w:r w:rsidRPr="00BD62C4">
              <w:rPr>
                <w:rFonts w:ascii="Arial" w:hAnsi="Arial" w:cs="Arial"/>
              </w:rPr>
              <w:t>debido</w:t>
            </w:r>
            <w:proofErr w:type="spellEnd"/>
            <w:r w:rsidRPr="00BD62C4">
              <w:rPr>
                <w:rFonts w:ascii="Arial" w:hAnsi="Arial" w:cs="Arial"/>
              </w:rPr>
              <w:t xml:space="preserve"> </w:t>
            </w:r>
            <w:proofErr w:type="gramStart"/>
            <w:r w:rsidRPr="00BD62C4">
              <w:rPr>
                <w:rFonts w:ascii="Arial" w:hAnsi="Arial" w:cs="Arial"/>
              </w:rPr>
              <w:t>a</w:t>
            </w:r>
            <w:proofErr w:type="gramEnd"/>
            <w:r w:rsidRPr="00BD62C4">
              <w:rPr>
                <w:rFonts w:ascii="Arial" w:hAnsi="Arial" w:cs="Arial"/>
              </w:rPr>
              <w:t xml:space="preserve"> </w:t>
            </w:r>
            <w:proofErr w:type="spellStart"/>
            <w:r w:rsidRPr="00BD62C4">
              <w:rPr>
                <w:rFonts w:ascii="Arial" w:hAnsi="Arial" w:cs="Arial"/>
              </w:rPr>
              <w:t>errores</w:t>
            </w:r>
            <w:proofErr w:type="spellEnd"/>
            <w:r w:rsidRPr="00BD62C4">
              <w:rPr>
                <w:rFonts w:ascii="Arial" w:hAnsi="Arial" w:cs="Arial"/>
              </w:rPr>
              <w:t xml:space="preserve"> de </w:t>
            </w:r>
            <w:proofErr w:type="spellStart"/>
            <w:r w:rsidRPr="00BD62C4">
              <w:rPr>
                <w:rFonts w:ascii="Arial" w:hAnsi="Arial" w:cs="Arial"/>
              </w:rPr>
              <w:t>validación</w:t>
            </w:r>
            <w:proofErr w:type="spellEnd"/>
            <w:r w:rsidRPr="00BD62C4">
              <w:rPr>
                <w:rFonts w:ascii="Arial" w:hAnsi="Arial" w:cs="Arial"/>
              </w:rPr>
              <w:t>.</w:t>
            </w:r>
          </w:p>
        </w:tc>
      </w:tr>
      <w:tr w:rsidR="00103C17" w:rsidRPr="00BD62C4" w14:paraId="4039E346"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2C84B08E"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Actores principales</w:t>
            </w:r>
          </w:p>
        </w:tc>
        <w:tc>
          <w:tcPr>
            <w:tcW w:w="5706" w:type="dxa"/>
            <w:tcBorders>
              <w:top w:val="single" w:sz="4" w:space="0" w:color="auto"/>
              <w:left w:val="single" w:sz="4" w:space="0" w:color="auto"/>
              <w:bottom w:val="single" w:sz="4" w:space="0" w:color="auto"/>
              <w:right w:val="single" w:sz="4" w:space="0" w:color="auto"/>
            </w:tcBorders>
            <w:hideMark/>
          </w:tcPr>
          <w:p w14:paraId="797608BB" w14:textId="35AB5BEF" w:rsidR="00103C17" w:rsidRPr="00BD62C4" w:rsidRDefault="006F576A" w:rsidP="00FC5A78">
            <w:pPr>
              <w:rPr>
                <w:rFonts w:ascii="Arial" w:eastAsia="Times New Roman" w:hAnsi="Arial" w:cs="Arial"/>
                <w:lang w:val="es-ES" w:eastAsia="es-NI"/>
              </w:rPr>
            </w:pPr>
            <w:r w:rsidRPr="00BD62C4">
              <w:rPr>
                <w:rFonts w:ascii="Arial" w:eastAsia="Times New Roman" w:hAnsi="Arial" w:cs="Arial"/>
                <w:lang w:val="es-ES" w:eastAsia="es-NI"/>
              </w:rPr>
              <w:t>Profesor</w:t>
            </w:r>
          </w:p>
        </w:tc>
      </w:tr>
      <w:tr w:rsidR="00103C17" w:rsidRPr="00BD62C4" w14:paraId="4286A0AA"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07D0B94B" w14:textId="77777777" w:rsidR="00103C17" w:rsidRPr="00BD62C4" w:rsidRDefault="00103C17" w:rsidP="00FC5A78">
            <w:pPr>
              <w:spacing w:before="100" w:beforeAutospacing="1" w:after="100" w:afterAutospacing="1" w:line="360" w:lineRule="auto"/>
              <w:jc w:val="both"/>
              <w:rPr>
                <w:rFonts w:ascii="Arial" w:hAnsi="Arial" w:cs="Arial"/>
                <w:lang w:val="es-ES"/>
              </w:rPr>
            </w:pPr>
            <w:r w:rsidRPr="00BD62C4">
              <w:rPr>
                <w:rFonts w:ascii="Arial" w:hAnsi="Arial" w:cs="Arial"/>
                <w:lang w:val="es-ES"/>
              </w:rPr>
              <w:t>Actores secundarios</w:t>
            </w:r>
          </w:p>
        </w:tc>
        <w:tc>
          <w:tcPr>
            <w:tcW w:w="5706" w:type="dxa"/>
            <w:tcBorders>
              <w:top w:val="single" w:sz="4" w:space="0" w:color="auto"/>
              <w:left w:val="single" w:sz="4" w:space="0" w:color="auto"/>
              <w:bottom w:val="single" w:sz="4" w:space="0" w:color="auto"/>
              <w:right w:val="single" w:sz="4" w:space="0" w:color="auto"/>
            </w:tcBorders>
            <w:hideMark/>
          </w:tcPr>
          <w:p w14:paraId="6D6122F2" w14:textId="5168ED52" w:rsidR="00103C17" w:rsidRPr="00BD62C4" w:rsidRDefault="00984537" w:rsidP="00FC5A78">
            <w:pPr>
              <w:rPr>
                <w:rFonts w:ascii="Arial" w:hAnsi="Arial" w:cs="Arial"/>
                <w:lang w:val="es-ES"/>
              </w:rPr>
            </w:pPr>
            <w:r w:rsidRPr="00BD62C4">
              <w:rPr>
                <w:rFonts w:ascii="Arial" w:hAnsi="Arial" w:cs="Arial"/>
                <w:lang w:val="es-ES"/>
              </w:rPr>
              <w:t>Sistema de registro de asistencia.</w:t>
            </w:r>
          </w:p>
        </w:tc>
      </w:tr>
      <w:tr w:rsidR="00103C17" w:rsidRPr="00BD62C4" w14:paraId="6778D2F8"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41CE7240" w14:textId="77777777" w:rsidR="00103C17" w:rsidRPr="00BD62C4" w:rsidRDefault="00103C17" w:rsidP="00FC5A78">
            <w:pPr>
              <w:spacing w:before="100" w:beforeAutospacing="1" w:after="100" w:afterAutospacing="1" w:line="360" w:lineRule="auto"/>
              <w:jc w:val="both"/>
              <w:rPr>
                <w:rFonts w:ascii="Arial" w:hAnsi="Arial" w:cs="Arial"/>
                <w:lang w:val="es-ES"/>
              </w:rPr>
            </w:pPr>
            <w:r w:rsidRPr="00BD62C4">
              <w:rPr>
                <w:rFonts w:ascii="Arial" w:hAnsi="Arial" w:cs="Arial"/>
                <w:lang w:val="es-ES"/>
              </w:rPr>
              <w:t>Evento de inicio</w:t>
            </w:r>
          </w:p>
        </w:tc>
        <w:tc>
          <w:tcPr>
            <w:tcW w:w="5706" w:type="dxa"/>
            <w:tcBorders>
              <w:top w:val="single" w:sz="4" w:space="0" w:color="auto"/>
              <w:left w:val="single" w:sz="4" w:space="0" w:color="auto"/>
              <w:bottom w:val="single" w:sz="4" w:space="0" w:color="auto"/>
              <w:right w:val="single" w:sz="4" w:space="0" w:color="auto"/>
            </w:tcBorders>
            <w:hideMark/>
          </w:tcPr>
          <w:p w14:paraId="2801C895" w14:textId="41754DCD" w:rsidR="00103C17" w:rsidRPr="00BD62C4" w:rsidRDefault="00400347" w:rsidP="00400347">
            <w:pPr>
              <w:rPr>
                <w:rFonts w:ascii="Arial" w:hAnsi="Arial" w:cs="Arial"/>
              </w:rPr>
            </w:pPr>
            <w:r w:rsidRPr="00BD62C4">
              <w:rPr>
                <w:rFonts w:ascii="Arial" w:hAnsi="Arial" w:cs="Arial"/>
              </w:rPr>
              <w:t xml:space="preserve">El </w:t>
            </w:r>
            <w:proofErr w:type="spellStart"/>
            <w:r w:rsidRPr="00BD62C4">
              <w:rPr>
                <w:rFonts w:ascii="Arial" w:hAnsi="Arial" w:cs="Arial"/>
              </w:rPr>
              <w:t>profesor</w:t>
            </w:r>
            <w:proofErr w:type="spellEnd"/>
            <w:r w:rsidRPr="00BD62C4">
              <w:rPr>
                <w:rFonts w:ascii="Arial" w:hAnsi="Arial" w:cs="Arial"/>
              </w:rPr>
              <w:t xml:space="preserve"> decide </w:t>
            </w:r>
            <w:proofErr w:type="spellStart"/>
            <w:r w:rsidRPr="00BD62C4">
              <w:rPr>
                <w:rFonts w:ascii="Arial" w:hAnsi="Arial" w:cs="Arial"/>
              </w:rPr>
              <w:t>crear</w:t>
            </w:r>
            <w:proofErr w:type="spellEnd"/>
            <w:r w:rsidRPr="00BD62C4">
              <w:rPr>
                <w:rFonts w:ascii="Arial" w:hAnsi="Arial" w:cs="Arial"/>
              </w:rPr>
              <w:t xml:space="preserve"> </w:t>
            </w:r>
            <w:proofErr w:type="spellStart"/>
            <w:r w:rsidRPr="00BD62C4">
              <w:rPr>
                <w:rFonts w:ascii="Arial" w:hAnsi="Arial" w:cs="Arial"/>
              </w:rPr>
              <w:t>una</w:t>
            </w:r>
            <w:proofErr w:type="spellEnd"/>
            <w:r w:rsidRPr="00BD62C4">
              <w:rPr>
                <w:rFonts w:ascii="Arial" w:hAnsi="Arial" w:cs="Arial"/>
              </w:rPr>
              <w:t xml:space="preserve"> </w:t>
            </w:r>
            <w:proofErr w:type="spellStart"/>
            <w:r w:rsidRPr="00BD62C4">
              <w:rPr>
                <w:rFonts w:ascii="Arial" w:hAnsi="Arial" w:cs="Arial"/>
              </w:rPr>
              <w:t>nueva</w:t>
            </w:r>
            <w:proofErr w:type="spellEnd"/>
            <w:r w:rsidRPr="00BD62C4">
              <w:rPr>
                <w:rFonts w:ascii="Arial" w:hAnsi="Arial" w:cs="Arial"/>
              </w:rPr>
              <w:t xml:space="preserve"> </w:t>
            </w:r>
            <w:proofErr w:type="spellStart"/>
            <w:r w:rsidRPr="00BD62C4">
              <w:rPr>
                <w:rFonts w:ascii="Arial" w:hAnsi="Arial" w:cs="Arial"/>
              </w:rPr>
              <w:t>materia</w:t>
            </w:r>
            <w:proofErr w:type="spellEnd"/>
            <w:r w:rsidRPr="00BD62C4">
              <w:rPr>
                <w:rFonts w:ascii="Arial" w:hAnsi="Arial" w:cs="Arial"/>
              </w:rPr>
              <w:t xml:space="preserve"> y </w:t>
            </w:r>
            <w:proofErr w:type="spellStart"/>
            <w:r w:rsidRPr="00BD62C4">
              <w:rPr>
                <w:rFonts w:ascii="Arial" w:hAnsi="Arial" w:cs="Arial"/>
              </w:rPr>
              <w:t>selecciona</w:t>
            </w:r>
            <w:proofErr w:type="spellEnd"/>
            <w:r w:rsidRPr="00BD62C4">
              <w:rPr>
                <w:rFonts w:ascii="Arial" w:hAnsi="Arial" w:cs="Arial"/>
              </w:rPr>
              <w:t xml:space="preserve"> la </w:t>
            </w:r>
            <w:proofErr w:type="spellStart"/>
            <w:r w:rsidRPr="00BD62C4">
              <w:rPr>
                <w:rFonts w:ascii="Arial" w:hAnsi="Arial" w:cs="Arial"/>
              </w:rPr>
              <w:t>opción</w:t>
            </w:r>
            <w:proofErr w:type="spellEnd"/>
            <w:r w:rsidRPr="00BD62C4">
              <w:rPr>
                <w:rFonts w:ascii="Arial" w:hAnsi="Arial" w:cs="Arial"/>
              </w:rPr>
              <w:t xml:space="preserve"> </w:t>
            </w:r>
            <w:proofErr w:type="spellStart"/>
            <w:r w:rsidRPr="00BD62C4">
              <w:rPr>
                <w:rFonts w:ascii="Arial" w:hAnsi="Arial" w:cs="Arial"/>
              </w:rPr>
              <w:t>correspondiente</w:t>
            </w:r>
            <w:proofErr w:type="spellEnd"/>
            <w:r w:rsidRPr="00BD62C4">
              <w:rPr>
                <w:rFonts w:ascii="Arial" w:hAnsi="Arial" w:cs="Arial"/>
              </w:rPr>
              <w:t xml:space="preserve"> </w:t>
            </w:r>
            <w:proofErr w:type="spellStart"/>
            <w:r w:rsidRPr="00BD62C4">
              <w:rPr>
                <w:rFonts w:ascii="Arial" w:hAnsi="Arial" w:cs="Arial"/>
              </w:rPr>
              <w:t>en</w:t>
            </w:r>
            <w:proofErr w:type="spellEnd"/>
            <w:r w:rsidRPr="00BD62C4">
              <w:rPr>
                <w:rFonts w:ascii="Arial" w:hAnsi="Arial" w:cs="Arial"/>
              </w:rPr>
              <w:t xml:space="preserve"> la </w:t>
            </w:r>
            <w:proofErr w:type="spellStart"/>
            <w:r w:rsidRPr="00BD62C4">
              <w:rPr>
                <w:rFonts w:ascii="Arial" w:hAnsi="Arial" w:cs="Arial"/>
              </w:rPr>
              <w:t>interfaz</w:t>
            </w:r>
            <w:proofErr w:type="spellEnd"/>
            <w:r w:rsidRPr="00BD62C4">
              <w:rPr>
                <w:rFonts w:ascii="Arial" w:hAnsi="Arial" w:cs="Arial"/>
              </w:rPr>
              <w:t xml:space="preserve"> del </w:t>
            </w:r>
            <w:proofErr w:type="spellStart"/>
            <w:r w:rsidRPr="00BD62C4">
              <w:rPr>
                <w:rFonts w:ascii="Arial" w:hAnsi="Arial" w:cs="Arial"/>
              </w:rPr>
              <w:t>sistema</w:t>
            </w:r>
            <w:proofErr w:type="spellEnd"/>
            <w:r w:rsidRPr="00BD62C4">
              <w:rPr>
                <w:rFonts w:ascii="Arial" w:hAnsi="Arial" w:cs="Arial"/>
              </w:rPr>
              <w:t>.</w:t>
            </w:r>
          </w:p>
        </w:tc>
      </w:tr>
      <w:tr w:rsidR="00103C17" w:rsidRPr="00BD62C4" w14:paraId="1A6E3DE7"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214261F1" w14:textId="77777777" w:rsidR="00103C17" w:rsidRPr="00BD62C4" w:rsidRDefault="00103C17" w:rsidP="00FC5A78">
            <w:pPr>
              <w:spacing w:before="100" w:beforeAutospacing="1" w:after="100" w:afterAutospacing="1" w:line="360" w:lineRule="auto"/>
              <w:jc w:val="both"/>
              <w:rPr>
                <w:rFonts w:ascii="Arial" w:hAnsi="Arial" w:cs="Arial"/>
                <w:lang w:val="es-ES"/>
              </w:rPr>
            </w:pPr>
            <w:r w:rsidRPr="00BD62C4">
              <w:rPr>
                <w:rFonts w:ascii="Arial" w:hAnsi="Arial" w:cs="Arial"/>
                <w:lang w:val="es-ES"/>
              </w:rPr>
              <w:t>Flujo principal</w:t>
            </w:r>
          </w:p>
        </w:tc>
        <w:tc>
          <w:tcPr>
            <w:tcW w:w="5706" w:type="dxa"/>
            <w:tcBorders>
              <w:top w:val="single" w:sz="4" w:space="0" w:color="auto"/>
              <w:left w:val="single" w:sz="4" w:space="0" w:color="auto"/>
              <w:bottom w:val="single" w:sz="4" w:space="0" w:color="auto"/>
              <w:right w:val="single" w:sz="4" w:space="0" w:color="auto"/>
            </w:tcBorders>
            <w:hideMark/>
          </w:tcPr>
          <w:p w14:paraId="5B10E639" w14:textId="77777777" w:rsidR="00103C17" w:rsidRPr="00BD62C4" w:rsidRDefault="00D666DB" w:rsidP="00FC5A78">
            <w:pPr>
              <w:rPr>
                <w:rFonts w:ascii="Arial" w:hAnsi="Arial" w:cs="Arial"/>
                <w:lang w:val="es-ES"/>
              </w:rPr>
            </w:pPr>
            <w:r w:rsidRPr="00BD62C4">
              <w:rPr>
                <w:rFonts w:ascii="Arial" w:hAnsi="Arial" w:cs="Arial"/>
                <w:lang w:val="es-ES"/>
              </w:rPr>
              <w:t>Selección de opción.</w:t>
            </w:r>
          </w:p>
          <w:p w14:paraId="42D03146" w14:textId="77777777" w:rsidR="00D666DB" w:rsidRPr="00BD62C4" w:rsidRDefault="001611EB" w:rsidP="00FC5A78">
            <w:pPr>
              <w:rPr>
                <w:rFonts w:ascii="Arial" w:hAnsi="Arial" w:cs="Arial"/>
                <w:lang w:val="es-ES"/>
              </w:rPr>
            </w:pPr>
            <w:r w:rsidRPr="00BD62C4">
              <w:rPr>
                <w:rFonts w:ascii="Arial" w:hAnsi="Arial" w:cs="Arial"/>
                <w:lang w:val="es-ES"/>
              </w:rPr>
              <w:t>Ingreso de información de la materia.</w:t>
            </w:r>
          </w:p>
          <w:p w14:paraId="1ECBEDC6" w14:textId="77777777" w:rsidR="001611EB" w:rsidRPr="00BD62C4" w:rsidRDefault="001611EB" w:rsidP="00FC5A78">
            <w:pPr>
              <w:rPr>
                <w:rFonts w:ascii="Arial" w:hAnsi="Arial" w:cs="Arial"/>
                <w:lang w:val="es-ES"/>
              </w:rPr>
            </w:pPr>
            <w:proofErr w:type="spellStart"/>
            <w:r w:rsidRPr="00BD62C4">
              <w:rPr>
                <w:rFonts w:ascii="Arial" w:hAnsi="Arial" w:cs="Arial"/>
                <w:lang w:val="es-ES"/>
              </w:rPr>
              <w:t>Validacion</w:t>
            </w:r>
            <w:proofErr w:type="spellEnd"/>
            <w:r w:rsidRPr="00BD62C4">
              <w:rPr>
                <w:rFonts w:ascii="Arial" w:hAnsi="Arial" w:cs="Arial"/>
                <w:lang w:val="es-ES"/>
              </w:rPr>
              <w:t xml:space="preserve"> de datos.</w:t>
            </w:r>
          </w:p>
          <w:p w14:paraId="0313674A" w14:textId="7A95D473" w:rsidR="001611EB" w:rsidRPr="00BD62C4" w:rsidRDefault="001611EB" w:rsidP="00FC5A78">
            <w:pPr>
              <w:rPr>
                <w:rFonts w:ascii="Arial" w:hAnsi="Arial" w:cs="Arial"/>
                <w:lang w:val="es-ES"/>
              </w:rPr>
            </w:pPr>
            <w:proofErr w:type="spellStart"/>
            <w:r w:rsidRPr="00BD62C4">
              <w:rPr>
                <w:rFonts w:ascii="Arial" w:hAnsi="Arial" w:cs="Arial"/>
                <w:lang w:val="es-ES"/>
              </w:rPr>
              <w:t>Confirmacion</w:t>
            </w:r>
            <w:proofErr w:type="spellEnd"/>
            <w:r w:rsidRPr="00BD62C4">
              <w:rPr>
                <w:rFonts w:ascii="Arial" w:hAnsi="Arial" w:cs="Arial"/>
                <w:lang w:val="es-ES"/>
              </w:rPr>
              <w:t xml:space="preserve"> </w:t>
            </w:r>
            <w:r w:rsidR="00FF0EA6" w:rsidRPr="00BD62C4">
              <w:rPr>
                <w:rFonts w:ascii="Arial" w:hAnsi="Arial" w:cs="Arial"/>
                <w:lang w:val="es-ES"/>
              </w:rPr>
              <w:t>y creación.</w:t>
            </w:r>
          </w:p>
        </w:tc>
      </w:tr>
    </w:tbl>
    <w:p w14:paraId="74B10884" w14:textId="77777777" w:rsidR="00103C17" w:rsidRPr="00BD62C4" w:rsidRDefault="00103C17" w:rsidP="00184964">
      <w:pPr>
        <w:rPr>
          <w:rFonts w:ascii="Arial" w:hAnsi="Arial" w:cs="Arial"/>
          <w:b/>
          <w:bCs/>
          <w:sz w:val="24"/>
          <w:szCs w:val="24"/>
        </w:rPr>
      </w:pPr>
    </w:p>
    <w:p w14:paraId="6E449ACC" w14:textId="77777777" w:rsidR="00103C17" w:rsidRPr="00BD62C4" w:rsidRDefault="00103C17" w:rsidP="00184964">
      <w:pPr>
        <w:rPr>
          <w:rFonts w:ascii="Arial" w:hAnsi="Arial" w:cs="Arial"/>
          <w:b/>
          <w:bCs/>
          <w:sz w:val="24"/>
          <w:szCs w:val="24"/>
        </w:rPr>
      </w:pPr>
    </w:p>
    <w:tbl>
      <w:tblPr>
        <w:tblStyle w:val="Tablaconcuadrcula"/>
        <w:tblpPr w:leftFromText="141" w:rightFromText="141" w:vertAnchor="text" w:horzAnchor="margin" w:tblpXSpec="center" w:tblpY="-1"/>
        <w:tblW w:w="0" w:type="auto"/>
        <w:tblInd w:w="0" w:type="dxa"/>
        <w:tblLook w:val="04A0" w:firstRow="1" w:lastRow="0" w:firstColumn="1" w:lastColumn="0" w:noHBand="0" w:noVBand="1"/>
      </w:tblPr>
      <w:tblGrid>
        <w:gridCol w:w="2950"/>
        <w:gridCol w:w="5706"/>
      </w:tblGrid>
      <w:tr w:rsidR="00103C17" w:rsidRPr="00BD62C4" w14:paraId="3AC89E8B"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4C83972D" w14:textId="77777777" w:rsidR="00103C17" w:rsidRPr="004C47DC" w:rsidRDefault="00103C17" w:rsidP="00FC5A78">
            <w:pPr>
              <w:spacing w:before="100" w:beforeAutospacing="1" w:after="100" w:afterAutospacing="1" w:line="360" w:lineRule="auto"/>
              <w:jc w:val="center"/>
              <w:rPr>
                <w:rFonts w:ascii="Arial" w:eastAsia="Times New Roman" w:hAnsi="Arial" w:cs="Arial"/>
                <w:b/>
                <w:bCs/>
                <w:sz w:val="24"/>
                <w:szCs w:val="24"/>
                <w:lang w:val="es-ES" w:eastAsia="es-NI"/>
              </w:rPr>
            </w:pPr>
            <w:r w:rsidRPr="004C47DC">
              <w:rPr>
                <w:rFonts w:ascii="Arial" w:eastAsia="Times New Roman" w:hAnsi="Arial" w:cs="Arial"/>
                <w:b/>
                <w:bCs/>
                <w:sz w:val="24"/>
                <w:szCs w:val="24"/>
                <w:lang w:val="es-ES" w:eastAsia="es-NI"/>
              </w:rPr>
              <w:lastRenderedPageBreak/>
              <w:t xml:space="preserve">Caso de uso </w:t>
            </w:r>
          </w:p>
        </w:tc>
        <w:tc>
          <w:tcPr>
            <w:tcW w:w="5706" w:type="dxa"/>
            <w:tcBorders>
              <w:top w:val="single" w:sz="4" w:space="0" w:color="auto"/>
              <w:left w:val="single" w:sz="4" w:space="0" w:color="auto"/>
              <w:bottom w:val="single" w:sz="4" w:space="0" w:color="auto"/>
              <w:right w:val="single" w:sz="4" w:space="0" w:color="auto"/>
            </w:tcBorders>
            <w:hideMark/>
          </w:tcPr>
          <w:p w14:paraId="6F4B6758" w14:textId="0C98F68D" w:rsidR="00103C17" w:rsidRPr="004C47DC" w:rsidRDefault="008E7A7E" w:rsidP="00FC5A78">
            <w:pPr>
              <w:spacing w:before="100" w:beforeAutospacing="1" w:after="100" w:afterAutospacing="1" w:line="360" w:lineRule="auto"/>
              <w:jc w:val="center"/>
              <w:rPr>
                <w:rFonts w:ascii="Arial" w:eastAsia="Times New Roman" w:hAnsi="Arial" w:cs="Arial"/>
                <w:b/>
                <w:bCs/>
                <w:sz w:val="24"/>
                <w:szCs w:val="24"/>
                <w:lang w:val="es-ES" w:eastAsia="es-NI"/>
              </w:rPr>
            </w:pPr>
            <w:proofErr w:type="spellStart"/>
            <w:r w:rsidRPr="004C47DC">
              <w:rPr>
                <w:rFonts w:ascii="Arial" w:hAnsi="Arial" w:cs="Arial"/>
                <w:b/>
                <w:bCs/>
              </w:rPr>
              <w:t>Selección</w:t>
            </w:r>
            <w:proofErr w:type="spellEnd"/>
            <w:r w:rsidRPr="004C47DC">
              <w:rPr>
                <w:rFonts w:ascii="Arial" w:hAnsi="Arial" w:cs="Arial"/>
                <w:b/>
                <w:bCs/>
              </w:rPr>
              <w:t xml:space="preserve"> de </w:t>
            </w:r>
            <w:proofErr w:type="spellStart"/>
            <w:r w:rsidRPr="004C47DC">
              <w:rPr>
                <w:rFonts w:ascii="Arial" w:hAnsi="Arial" w:cs="Arial"/>
                <w:b/>
                <w:bCs/>
              </w:rPr>
              <w:t>materia</w:t>
            </w:r>
            <w:proofErr w:type="spellEnd"/>
          </w:p>
        </w:tc>
      </w:tr>
      <w:tr w:rsidR="00103C17" w:rsidRPr="00BD62C4" w14:paraId="3F00BC96"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3D7712D6"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Requerimiento Relacionados </w:t>
            </w:r>
          </w:p>
        </w:tc>
        <w:tc>
          <w:tcPr>
            <w:tcW w:w="5706" w:type="dxa"/>
            <w:tcBorders>
              <w:top w:val="single" w:sz="4" w:space="0" w:color="auto"/>
              <w:left w:val="single" w:sz="4" w:space="0" w:color="auto"/>
              <w:bottom w:val="single" w:sz="4" w:space="0" w:color="auto"/>
              <w:right w:val="single" w:sz="4" w:space="0" w:color="auto"/>
            </w:tcBorders>
            <w:hideMark/>
          </w:tcPr>
          <w:p w14:paraId="0C74369F" w14:textId="0B8FD10A" w:rsidR="00663ED7" w:rsidRPr="00BD62C4" w:rsidRDefault="00663ED7" w:rsidP="009677CC">
            <w:pPr>
              <w:pStyle w:val="Prrafodelista"/>
              <w:numPr>
                <w:ilvl w:val="0"/>
                <w:numId w:val="46"/>
              </w:numPr>
              <w:rPr>
                <w:rFonts w:ascii="Arial" w:eastAsia="Times New Roman" w:hAnsi="Arial" w:cs="Arial"/>
                <w:lang w:val="es-ES" w:eastAsia="es-NI"/>
              </w:rPr>
            </w:pPr>
            <w:r w:rsidRPr="00BD62C4">
              <w:rPr>
                <w:rFonts w:ascii="Arial" w:eastAsia="Times New Roman" w:hAnsi="Arial" w:cs="Arial"/>
                <w:lang w:val="es-ES" w:eastAsia="es-NI"/>
              </w:rPr>
              <w:t>El sistema debe permitir a los profesores acceder a una lista de materias creadas.</w:t>
            </w:r>
          </w:p>
          <w:p w14:paraId="3A545363" w14:textId="107AFDD9" w:rsidR="00103C17" w:rsidRPr="00BD62C4" w:rsidRDefault="00663ED7" w:rsidP="009677CC">
            <w:pPr>
              <w:pStyle w:val="Prrafodelista"/>
              <w:numPr>
                <w:ilvl w:val="0"/>
                <w:numId w:val="46"/>
              </w:numPr>
              <w:rPr>
                <w:rFonts w:ascii="Arial" w:eastAsia="Times New Roman" w:hAnsi="Arial" w:cs="Arial"/>
                <w:lang w:val="es-ES" w:eastAsia="es-NI"/>
              </w:rPr>
            </w:pPr>
            <w:r w:rsidRPr="00BD62C4">
              <w:rPr>
                <w:rFonts w:ascii="Arial" w:eastAsia="Times New Roman" w:hAnsi="Arial" w:cs="Arial"/>
                <w:lang w:val="es-ES" w:eastAsia="es-NI"/>
              </w:rPr>
              <w:t>Los profesores deben poder seleccionar una materia para gestionarla o registrar asistencia.</w:t>
            </w:r>
          </w:p>
          <w:p w14:paraId="34561085" w14:textId="7346DCB5" w:rsidR="004654FA" w:rsidRPr="00BD62C4" w:rsidRDefault="004654FA" w:rsidP="009677CC">
            <w:pPr>
              <w:pStyle w:val="Prrafodelista"/>
              <w:numPr>
                <w:ilvl w:val="0"/>
                <w:numId w:val="46"/>
              </w:numPr>
              <w:rPr>
                <w:rFonts w:ascii="Arial" w:eastAsia="Times New Roman" w:hAnsi="Arial" w:cs="Arial"/>
                <w:lang w:val="es-ES" w:eastAsia="es-NI"/>
              </w:rPr>
            </w:pPr>
            <w:r w:rsidRPr="00BD62C4">
              <w:rPr>
                <w:rFonts w:ascii="Arial" w:eastAsia="Times New Roman" w:hAnsi="Arial" w:cs="Arial"/>
                <w:lang w:val="es-ES" w:eastAsia="es-NI"/>
              </w:rPr>
              <w:t>Proveer una interfaz que muestre todas las materias disponibles para el profesor autenticado.</w:t>
            </w:r>
          </w:p>
          <w:p w14:paraId="1C1A7B81" w14:textId="70B86C1B" w:rsidR="004654FA" w:rsidRPr="00BD62C4" w:rsidRDefault="004654FA" w:rsidP="009677CC">
            <w:pPr>
              <w:pStyle w:val="Prrafodelista"/>
              <w:numPr>
                <w:ilvl w:val="0"/>
                <w:numId w:val="46"/>
              </w:numPr>
              <w:rPr>
                <w:rFonts w:ascii="Arial" w:eastAsia="Times New Roman" w:hAnsi="Arial" w:cs="Arial"/>
                <w:lang w:val="es-ES" w:eastAsia="es-NI"/>
              </w:rPr>
            </w:pPr>
            <w:r w:rsidRPr="00BD62C4">
              <w:rPr>
                <w:rFonts w:ascii="Arial" w:eastAsia="Times New Roman" w:hAnsi="Arial" w:cs="Arial"/>
                <w:lang w:val="es-ES" w:eastAsia="es-NI"/>
              </w:rPr>
              <w:t>La interfaz debe permitir la selección de una materia específica para acceder a sus detalles.</w:t>
            </w:r>
          </w:p>
        </w:tc>
      </w:tr>
      <w:tr w:rsidR="00103C17" w:rsidRPr="00BD62C4" w14:paraId="37FFB67E"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1A4F8D3A"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Objetivo en contexto</w:t>
            </w:r>
          </w:p>
        </w:tc>
        <w:tc>
          <w:tcPr>
            <w:tcW w:w="5706" w:type="dxa"/>
            <w:tcBorders>
              <w:top w:val="single" w:sz="4" w:space="0" w:color="auto"/>
              <w:left w:val="single" w:sz="4" w:space="0" w:color="auto"/>
              <w:bottom w:val="single" w:sz="4" w:space="0" w:color="auto"/>
              <w:right w:val="single" w:sz="4" w:space="0" w:color="auto"/>
            </w:tcBorders>
            <w:hideMark/>
          </w:tcPr>
          <w:p w14:paraId="78E9AF87" w14:textId="161992E2" w:rsidR="00103C17" w:rsidRPr="00BD62C4" w:rsidRDefault="0031444E" w:rsidP="00FC5A78">
            <w:pPr>
              <w:rPr>
                <w:rFonts w:ascii="Arial" w:eastAsia="Times New Roman" w:hAnsi="Arial" w:cs="Arial"/>
                <w:lang w:val="es-ES" w:eastAsia="es-NI"/>
              </w:rPr>
            </w:pPr>
            <w:r w:rsidRPr="00BD62C4">
              <w:rPr>
                <w:rFonts w:ascii="Arial" w:eastAsia="Times New Roman" w:hAnsi="Arial" w:cs="Arial"/>
                <w:lang w:val="es-ES" w:eastAsia="es-NI"/>
              </w:rPr>
              <w:t>Permitir a los profesores seleccionar una materia previamente creada para gestionar sus detalles.</w:t>
            </w:r>
          </w:p>
        </w:tc>
      </w:tr>
      <w:tr w:rsidR="00103C17" w:rsidRPr="00BD62C4" w14:paraId="0047FE57"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6808E1B4"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Precondiciones</w:t>
            </w:r>
          </w:p>
        </w:tc>
        <w:tc>
          <w:tcPr>
            <w:tcW w:w="5706" w:type="dxa"/>
            <w:tcBorders>
              <w:top w:val="single" w:sz="4" w:space="0" w:color="auto"/>
              <w:left w:val="single" w:sz="4" w:space="0" w:color="auto"/>
              <w:bottom w:val="single" w:sz="4" w:space="0" w:color="auto"/>
              <w:right w:val="single" w:sz="4" w:space="0" w:color="auto"/>
            </w:tcBorders>
            <w:hideMark/>
          </w:tcPr>
          <w:p w14:paraId="10111358" w14:textId="77777777" w:rsidR="005A7D22" w:rsidRPr="00BD62C4" w:rsidRDefault="005A7D22" w:rsidP="009677CC">
            <w:pPr>
              <w:pStyle w:val="Prrafodelista"/>
              <w:numPr>
                <w:ilvl w:val="0"/>
                <w:numId w:val="47"/>
              </w:numPr>
              <w:rPr>
                <w:rFonts w:ascii="Arial" w:eastAsia="Times New Roman" w:hAnsi="Arial" w:cs="Arial"/>
                <w:lang w:val="es-ES" w:eastAsia="es-NI"/>
              </w:rPr>
            </w:pPr>
            <w:r w:rsidRPr="00BD62C4">
              <w:rPr>
                <w:rFonts w:ascii="Arial" w:eastAsia="Times New Roman" w:hAnsi="Arial" w:cs="Arial"/>
                <w:lang w:val="es-ES" w:eastAsia="es-NI"/>
              </w:rPr>
              <w:t>El usuario (profesor/administrador) debe estar autenticado en el sistema.</w:t>
            </w:r>
          </w:p>
          <w:p w14:paraId="7A1FDFCC" w14:textId="77777777" w:rsidR="005A7D22" w:rsidRPr="00BD62C4" w:rsidRDefault="005A7D22" w:rsidP="009677CC">
            <w:pPr>
              <w:pStyle w:val="Prrafodelista"/>
              <w:numPr>
                <w:ilvl w:val="0"/>
                <w:numId w:val="47"/>
              </w:numPr>
              <w:rPr>
                <w:rFonts w:ascii="Arial" w:eastAsia="Times New Roman" w:hAnsi="Arial" w:cs="Arial"/>
                <w:lang w:val="es-ES" w:eastAsia="es-NI"/>
              </w:rPr>
            </w:pPr>
            <w:r w:rsidRPr="00BD62C4">
              <w:rPr>
                <w:rFonts w:ascii="Arial" w:eastAsia="Times New Roman" w:hAnsi="Arial" w:cs="Arial"/>
                <w:lang w:val="es-ES" w:eastAsia="es-NI"/>
              </w:rPr>
              <w:t>Deben existir materias previamente creadas y registradas en el sistema.</w:t>
            </w:r>
          </w:p>
          <w:p w14:paraId="37C79FBE" w14:textId="6B3C7BB2" w:rsidR="00103C17" w:rsidRPr="00BD62C4" w:rsidRDefault="005A7D22" w:rsidP="009677CC">
            <w:pPr>
              <w:pStyle w:val="Prrafodelista"/>
              <w:numPr>
                <w:ilvl w:val="0"/>
                <w:numId w:val="47"/>
              </w:numPr>
              <w:rPr>
                <w:rFonts w:ascii="Arial" w:eastAsia="Times New Roman" w:hAnsi="Arial" w:cs="Arial"/>
                <w:lang w:val="es-ES" w:eastAsia="es-NI"/>
              </w:rPr>
            </w:pPr>
            <w:r w:rsidRPr="00BD62C4">
              <w:rPr>
                <w:rFonts w:ascii="Arial" w:eastAsia="Times New Roman" w:hAnsi="Arial" w:cs="Arial"/>
                <w:lang w:val="es-ES" w:eastAsia="es-NI"/>
              </w:rPr>
              <w:t>El sistema debe tener una interfaz para listar y seleccionar las materias.</w:t>
            </w:r>
          </w:p>
        </w:tc>
      </w:tr>
      <w:tr w:rsidR="00103C17" w:rsidRPr="00BD62C4" w14:paraId="7E36FFA1"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64F4F990"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Final exitoso </w:t>
            </w:r>
          </w:p>
        </w:tc>
        <w:tc>
          <w:tcPr>
            <w:tcW w:w="5706" w:type="dxa"/>
            <w:tcBorders>
              <w:top w:val="single" w:sz="4" w:space="0" w:color="auto"/>
              <w:left w:val="single" w:sz="4" w:space="0" w:color="auto"/>
              <w:bottom w:val="single" w:sz="4" w:space="0" w:color="auto"/>
              <w:right w:val="single" w:sz="4" w:space="0" w:color="auto"/>
            </w:tcBorders>
            <w:hideMark/>
          </w:tcPr>
          <w:p w14:paraId="2516FEBB" w14:textId="5575F320" w:rsidR="00103C17" w:rsidRPr="00BD62C4" w:rsidRDefault="00C11FB2" w:rsidP="00FC5A78">
            <w:pPr>
              <w:rPr>
                <w:rFonts w:ascii="Arial" w:eastAsia="Times New Roman" w:hAnsi="Arial" w:cs="Arial"/>
                <w:lang w:val="es-ES" w:eastAsia="es-NI"/>
              </w:rPr>
            </w:pPr>
            <w:r w:rsidRPr="00BD62C4">
              <w:rPr>
                <w:rFonts w:ascii="Arial" w:eastAsia="Times New Roman" w:hAnsi="Arial" w:cs="Arial"/>
                <w:lang w:val="es-ES" w:eastAsia="es-NI"/>
              </w:rPr>
              <w:t>El profesor selecciona correctamente una materia de la lista de materias</w:t>
            </w:r>
            <w:r w:rsidR="0030435A" w:rsidRPr="00BD62C4">
              <w:rPr>
                <w:rFonts w:ascii="Arial" w:eastAsia="Times New Roman" w:hAnsi="Arial" w:cs="Arial"/>
                <w:lang w:val="es-ES" w:eastAsia="es-NI"/>
              </w:rPr>
              <w:t xml:space="preserve"> </w:t>
            </w:r>
            <w:r w:rsidR="00220807" w:rsidRPr="00BD62C4">
              <w:rPr>
                <w:rFonts w:ascii="Arial" w:eastAsia="Times New Roman" w:hAnsi="Arial" w:cs="Arial"/>
                <w:lang w:val="es-ES" w:eastAsia="es-NI"/>
              </w:rPr>
              <w:t xml:space="preserve">y </w:t>
            </w:r>
            <w:r w:rsidR="004F0742" w:rsidRPr="00BD62C4">
              <w:rPr>
                <w:rFonts w:ascii="Arial" w:eastAsia="Times New Roman" w:hAnsi="Arial" w:cs="Arial"/>
                <w:lang w:val="es-ES" w:eastAsia="es-NI"/>
              </w:rPr>
              <w:t>mostrand</w:t>
            </w:r>
            <w:r w:rsidR="00220807" w:rsidRPr="00BD62C4">
              <w:rPr>
                <w:rFonts w:ascii="Arial" w:eastAsia="Times New Roman" w:hAnsi="Arial" w:cs="Arial"/>
                <w:lang w:val="es-ES" w:eastAsia="es-NI"/>
              </w:rPr>
              <w:t>o las opciones</w:t>
            </w:r>
            <w:r w:rsidR="007E4D47" w:rsidRPr="00BD62C4">
              <w:rPr>
                <w:rFonts w:ascii="Arial" w:eastAsia="Times New Roman" w:hAnsi="Arial" w:cs="Arial"/>
                <w:lang w:val="es-ES" w:eastAsia="es-NI"/>
              </w:rPr>
              <w:t>: registro de asistencia</w:t>
            </w:r>
            <w:r w:rsidR="00F36673" w:rsidRPr="00BD62C4">
              <w:rPr>
                <w:rFonts w:ascii="Arial" w:eastAsia="Times New Roman" w:hAnsi="Arial" w:cs="Arial"/>
                <w:lang w:val="es-ES" w:eastAsia="es-NI"/>
              </w:rPr>
              <w:t xml:space="preserve"> y configuración de lista de estudiantes.</w:t>
            </w:r>
          </w:p>
        </w:tc>
      </w:tr>
      <w:tr w:rsidR="00103C17" w:rsidRPr="00BD62C4" w14:paraId="3E3D1121"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1EF9D06E"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Final fallido</w:t>
            </w:r>
          </w:p>
        </w:tc>
        <w:tc>
          <w:tcPr>
            <w:tcW w:w="5706" w:type="dxa"/>
            <w:tcBorders>
              <w:top w:val="single" w:sz="4" w:space="0" w:color="auto"/>
              <w:left w:val="single" w:sz="4" w:space="0" w:color="auto"/>
              <w:bottom w:val="single" w:sz="4" w:space="0" w:color="auto"/>
              <w:right w:val="single" w:sz="4" w:space="0" w:color="auto"/>
            </w:tcBorders>
            <w:hideMark/>
          </w:tcPr>
          <w:p w14:paraId="70BDD90F" w14:textId="77CAD57B" w:rsidR="00103C17" w:rsidRPr="00BD62C4" w:rsidRDefault="009C5A66" w:rsidP="00FC5A78">
            <w:pPr>
              <w:rPr>
                <w:rFonts w:ascii="Arial" w:eastAsia="Times New Roman" w:hAnsi="Arial" w:cs="Arial"/>
                <w:lang w:val="es-ES" w:eastAsia="es-NI"/>
              </w:rPr>
            </w:pPr>
            <w:r w:rsidRPr="00BD62C4">
              <w:rPr>
                <w:rFonts w:ascii="Arial" w:eastAsia="Times New Roman" w:hAnsi="Arial" w:cs="Arial"/>
                <w:lang w:val="es-ES" w:eastAsia="es-NI"/>
              </w:rPr>
              <w:t>El sistema no permite seleccionar la materia debido a errores de validación, o porque el usuario no tiene permisos adecuados.</w:t>
            </w:r>
          </w:p>
        </w:tc>
      </w:tr>
      <w:tr w:rsidR="00103C17" w:rsidRPr="00BD62C4" w14:paraId="04236156"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47C7026B"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Actores principales</w:t>
            </w:r>
          </w:p>
        </w:tc>
        <w:tc>
          <w:tcPr>
            <w:tcW w:w="5706" w:type="dxa"/>
            <w:tcBorders>
              <w:top w:val="single" w:sz="4" w:space="0" w:color="auto"/>
              <w:left w:val="single" w:sz="4" w:space="0" w:color="auto"/>
              <w:bottom w:val="single" w:sz="4" w:space="0" w:color="auto"/>
              <w:right w:val="single" w:sz="4" w:space="0" w:color="auto"/>
            </w:tcBorders>
            <w:hideMark/>
          </w:tcPr>
          <w:p w14:paraId="38B49E22" w14:textId="13B6D37F" w:rsidR="00103C17" w:rsidRPr="00BD62C4" w:rsidRDefault="00752361" w:rsidP="00FC5A78">
            <w:pPr>
              <w:rPr>
                <w:rFonts w:ascii="Arial" w:eastAsia="Times New Roman" w:hAnsi="Arial" w:cs="Arial"/>
                <w:lang w:val="es-ES" w:eastAsia="es-NI"/>
              </w:rPr>
            </w:pPr>
            <w:r w:rsidRPr="00BD62C4">
              <w:rPr>
                <w:rFonts w:ascii="Arial" w:eastAsia="Times New Roman" w:hAnsi="Arial" w:cs="Arial"/>
                <w:lang w:val="es-ES" w:eastAsia="es-NI"/>
              </w:rPr>
              <w:t>Profesor</w:t>
            </w:r>
            <w:r w:rsidR="004B7126" w:rsidRPr="00BD62C4">
              <w:rPr>
                <w:rFonts w:ascii="Arial" w:eastAsia="Times New Roman" w:hAnsi="Arial" w:cs="Arial"/>
                <w:lang w:val="es-ES" w:eastAsia="es-NI"/>
              </w:rPr>
              <w:t>.</w:t>
            </w:r>
          </w:p>
        </w:tc>
      </w:tr>
      <w:tr w:rsidR="00103C17" w:rsidRPr="00BD62C4" w14:paraId="1685754C"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5C59D1B2" w14:textId="77777777" w:rsidR="00103C17" w:rsidRPr="00BD62C4" w:rsidRDefault="00103C17" w:rsidP="00FC5A78">
            <w:pPr>
              <w:spacing w:before="100" w:beforeAutospacing="1" w:after="100" w:afterAutospacing="1" w:line="360" w:lineRule="auto"/>
              <w:jc w:val="both"/>
              <w:rPr>
                <w:rFonts w:ascii="Arial" w:hAnsi="Arial" w:cs="Arial"/>
                <w:lang w:val="es-ES"/>
              </w:rPr>
            </w:pPr>
            <w:r w:rsidRPr="00BD62C4">
              <w:rPr>
                <w:rFonts w:ascii="Arial" w:hAnsi="Arial" w:cs="Arial"/>
                <w:lang w:val="es-ES"/>
              </w:rPr>
              <w:t>Actores secundarios</w:t>
            </w:r>
          </w:p>
        </w:tc>
        <w:tc>
          <w:tcPr>
            <w:tcW w:w="5706" w:type="dxa"/>
            <w:tcBorders>
              <w:top w:val="single" w:sz="4" w:space="0" w:color="auto"/>
              <w:left w:val="single" w:sz="4" w:space="0" w:color="auto"/>
              <w:bottom w:val="single" w:sz="4" w:space="0" w:color="auto"/>
              <w:right w:val="single" w:sz="4" w:space="0" w:color="auto"/>
            </w:tcBorders>
            <w:hideMark/>
          </w:tcPr>
          <w:p w14:paraId="7CCE6F01" w14:textId="2200CCA0" w:rsidR="00103C17" w:rsidRPr="00BD62C4" w:rsidRDefault="00752361" w:rsidP="00FC5A78">
            <w:pPr>
              <w:rPr>
                <w:rFonts w:ascii="Arial" w:hAnsi="Arial" w:cs="Arial"/>
                <w:lang w:val="es-ES"/>
              </w:rPr>
            </w:pPr>
            <w:r w:rsidRPr="00BD62C4">
              <w:rPr>
                <w:rFonts w:ascii="Arial" w:hAnsi="Arial" w:cs="Arial"/>
                <w:lang w:val="es-ES"/>
              </w:rPr>
              <w:t>Sistema de registro de asistencia</w:t>
            </w:r>
            <w:r w:rsidR="004B7126" w:rsidRPr="00BD62C4">
              <w:rPr>
                <w:rFonts w:ascii="Arial" w:hAnsi="Arial" w:cs="Arial"/>
                <w:lang w:val="es-ES"/>
              </w:rPr>
              <w:t>.</w:t>
            </w:r>
          </w:p>
        </w:tc>
      </w:tr>
      <w:tr w:rsidR="00103C17" w:rsidRPr="00BD62C4" w14:paraId="2CD3DBA8"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18F1A8DF" w14:textId="77777777" w:rsidR="00103C17" w:rsidRPr="00BD62C4" w:rsidRDefault="00103C17" w:rsidP="00FC5A78">
            <w:pPr>
              <w:spacing w:before="100" w:beforeAutospacing="1" w:after="100" w:afterAutospacing="1" w:line="360" w:lineRule="auto"/>
              <w:jc w:val="both"/>
              <w:rPr>
                <w:rFonts w:ascii="Arial" w:hAnsi="Arial" w:cs="Arial"/>
                <w:lang w:val="es-ES"/>
              </w:rPr>
            </w:pPr>
            <w:r w:rsidRPr="00BD62C4">
              <w:rPr>
                <w:rFonts w:ascii="Arial" w:hAnsi="Arial" w:cs="Arial"/>
                <w:lang w:val="es-ES"/>
              </w:rPr>
              <w:t>Evento de inicio</w:t>
            </w:r>
          </w:p>
        </w:tc>
        <w:tc>
          <w:tcPr>
            <w:tcW w:w="5706" w:type="dxa"/>
            <w:tcBorders>
              <w:top w:val="single" w:sz="4" w:space="0" w:color="auto"/>
              <w:left w:val="single" w:sz="4" w:space="0" w:color="auto"/>
              <w:bottom w:val="single" w:sz="4" w:space="0" w:color="auto"/>
              <w:right w:val="single" w:sz="4" w:space="0" w:color="auto"/>
            </w:tcBorders>
            <w:hideMark/>
          </w:tcPr>
          <w:p w14:paraId="09E838B3" w14:textId="4E734BD1" w:rsidR="00103C17" w:rsidRPr="00BD62C4" w:rsidRDefault="001B6542" w:rsidP="001B6542">
            <w:pPr>
              <w:rPr>
                <w:rFonts w:ascii="Arial" w:hAnsi="Arial" w:cs="Arial"/>
              </w:rPr>
            </w:pPr>
            <w:r w:rsidRPr="00BD62C4">
              <w:rPr>
                <w:rFonts w:ascii="Arial" w:hAnsi="Arial" w:cs="Arial"/>
              </w:rPr>
              <w:t xml:space="preserve">El </w:t>
            </w:r>
            <w:proofErr w:type="spellStart"/>
            <w:r w:rsidRPr="00BD62C4">
              <w:rPr>
                <w:rFonts w:ascii="Arial" w:hAnsi="Arial" w:cs="Arial"/>
              </w:rPr>
              <w:t>profesor</w:t>
            </w:r>
            <w:proofErr w:type="spellEnd"/>
            <w:r w:rsidRPr="00BD62C4">
              <w:rPr>
                <w:rFonts w:ascii="Arial" w:hAnsi="Arial" w:cs="Arial"/>
              </w:rPr>
              <w:t xml:space="preserve"> decide </w:t>
            </w:r>
            <w:proofErr w:type="spellStart"/>
            <w:r w:rsidRPr="00BD62C4">
              <w:rPr>
                <w:rFonts w:ascii="Arial" w:hAnsi="Arial" w:cs="Arial"/>
              </w:rPr>
              <w:t>seleccionar</w:t>
            </w:r>
            <w:proofErr w:type="spellEnd"/>
            <w:r w:rsidRPr="00BD62C4">
              <w:rPr>
                <w:rFonts w:ascii="Arial" w:hAnsi="Arial" w:cs="Arial"/>
              </w:rPr>
              <w:t xml:space="preserve"> </w:t>
            </w:r>
            <w:proofErr w:type="spellStart"/>
            <w:r w:rsidRPr="00BD62C4">
              <w:rPr>
                <w:rFonts w:ascii="Arial" w:hAnsi="Arial" w:cs="Arial"/>
              </w:rPr>
              <w:t>una</w:t>
            </w:r>
            <w:proofErr w:type="spellEnd"/>
            <w:r w:rsidRPr="00BD62C4">
              <w:rPr>
                <w:rFonts w:ascii="Arial" w:hAnsi="Arial" w:cs="Arial"/>
              </w:rPr>
              <w:t xml:space="preserve"> </w:t>
            </w:r>
            <w:proofErr w:type="spellStart"/>
            <w:r w:rsidRPr="00BD62C4">
              <w:rPr>
                <w:rFonts w:ascii="Arial" w:hAnsi="Arial" w:cs="Arial"/>
              </w:rPr>
              <w:t>materia</w:t>
            </w:r>
            <w:proofErr w:type="spellEnd"/>
            <w:r w:rsidRPr="00BD62C4">
              <w:rPr>
                <w:rFonts w:ascii="Arial" w:hAnsi="Arial" w:cs="Arial"/>
              </w:rPr>
              <w:t xml:space="preserve"> de la </w:t>
            </w:r>
            <w:proofErr w:type="spellStart"/>
            <w:r w:rsidRPr="00BD62C4">
              <w:rPr>
                <w:rFonts w:ascii="Arial" w:hAnsi="Arial" w:cs="Arial"/>
              </w:rPr>
              <w:t>lista</w:t>
            </w:r>
            <w:proofErr w:type="spellEnd"/>
            <w:r w:rsidRPr="00BD62C4">
              <w:rPr>
                <w:rFonts w:ascii="Arial" w:hAnsi="Arial" w:cs="Arial"/>
              </w:rPr>
              <w:t xml:space="preserve"> de </w:t>
            </w:r>
            <w:proofErr w:type="spellStart"/>
            <w:r w:rsidRPr="00BD62C4">
              <w:rPr>
                <w:rFonts w:ascii="Arial" w:hAnsi="Arial" w:cs="Arial"/>
              </w:rPr>
              <w:t>materias</w:t>
            </w:r>
            <w:proofErr w:type="spellEnd"/>
            <w:r w:rsidRPr="00BD62C4">
              <w:rPr>
                <w:rFonts w:ascii="Arial" w:hAnsi="Arial" w:cs="Arial"/>
              </w:rPr>
              <w:t xml:space="preserve"> </w:t>
            </w:r>
            <w:proofErr w:type="spellStart"/>
            <w:r w:rsidRPr="00BD62C4">
              <w:rPr>
                <w:rFonts w:ascii="Arial" w:hAnsi="Arial" w:cs="Arial"/>
              </w:rPr>
              <w:t>disponibles</w:t>
            </w:r>
            <w:proofErr w:type="spellEnd"/>
            <w:r w:rsidRPr="00BD62C4">
              <w:rPr>
                <w:rFonts w:ascii="Arial" w:hAnsi="Arial" w:cs="Arial"/>
              </w:rPr>
              <w:t xml:space="preserve"> </w:t>
            </w:r>
            <w:proofErr w:type="spellStart"/>
            <w:r w:rsidRPr="00BD62C4">
              <w:rPr>
                <w:rFonts w:ascii="Arial" w:hAnsi="Arial" w:cs="Arial"/>
              </w:rPr>
              <w:t>en</w:t>
            </w:r>
            <w:proofErr w:type="spellEnd"/>
            <w:r w:rsidRPr="00BD62C4">
              <w:rPr>
                <w:rFonts w:ascii="Arial" w:hAnsi="Arial" w:cs="Arial"/>
              </w:rPr>
              <w:t xml:space="preserve"> </w:t>
            </w:r>
            <w:proofErr w:type="spellStart"/>
            <w:r w:rsidRPr="00BD62C4">
              <w:rPr>
                <w:rFonts w:ascii="Arial" w:hAnsi="Arial" w:cs="Arial"/>
              </w:rPr>
              <w:t>el</w:t>
            </w:r>
            <w:proofErr w:type="spellEnd"/>
            <w:r w:rsidRPr="00BD62C4">
              <w:rPr>
                <w:rFonts w:ascii="Arial" w:hAnsi="Arial" w:cs="Arial"/>
              </w:rPr>
              <w:t xml:space="preserve"> </w:t>
            </w:r>
            <w:proofErr w:type="spellStart"/>
            <w:r w:rsidRPr="00BD62C4">
              <w:rPr>
                <w:rFonts w:ascii="Arial" w:hAnsi="Arial" w:cs="Arial"/>
              </w:rPr>
              <w:t>sistema</w:t>
            </w:r>
            <w:proofErr w:type="spellEnd"/>
            <w:r w:rsidRPr="00BD62C4">
              <w:rPr>
                <w:rFonts w:ascii="Arial" w:hAnsi="Arial" w:cs="Arial"/>
              </w:rPr>
              <w:t>.</w:t>
            </w:r>
          </w:p>
        </w:tc>
      </w:tr>
      <w:tr w:rsidR="00103C17" w:rsidRPr="00BD62C4" w14:paraId="2F24746A"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569E9173" w14:textId="77777777" w:rsidR="00103C17" w:rsidRPr="00BD62C4" w:rsidRDefault="00103C17" w:rsidP="00FC5A78">
            <w:pPr>
              <w:spacing w:before="100" w:beforeAutospacing="1" w:after="100" w:afterAutospacing="1" w:line="360" w:lineRule="auto"/>
              <w:jc w:val="both"/>
              <w:rPr>
                <w:rFonts w:ascii="Arial" w:hAnsi="Arial" w:cs="Arial"/>
                <w:lang w:val="es-ES"/>
              </w:rPr>
            </w:pPr>
            <w:r w:rsidRPr="00BD62C4">
              <w:rPr>
                <w:rFonts w:ascii="Arial" w:hAnsi="Arial" w:cs="Arial"/>
                <w:lang w:val="es-ES"/>
              </w:rPr>
              <w:t>Flujo principal</w:t>
            </w:r>
          </w:p>
        </w:tc>
        <w:tc>
          <w:tcPr>
            <w:tcW w:w="5706" w:type="dxa"/>
            <w:tcBorders>
              <w:top w:val="single" w:sz="4" w:space="0" w:color="auto"/>
              <w:left w:val="single" w:sz="4" w:space="0" w:color="auto"/>
              <w:bottom w:val="single" w:sz="4" w:space="0" w:color="auto"/>
              <w:right w:val="single" w:sz="4" w:space="0" w:color="auto"/>
            </w:tcBorders>
            <w:hideMark/>
          </w:tcPr>
          <w:p w14:paraId="3A0A0D28" w14:textId="77777777" w:rsidR="00103C17" w:rsidRPr="00BD62C4" w:rsidRDefault="00C11314" w:rsidP="00FC5A78">
            <w:pPr>
              <w:rPr>
                <w:rFonts w:ascii="Arial" w:hAnsi="Arial" w:cs="Arial"/>
                <w:lang w:val="es-ES"/>
              </w:rPr>
            </w:pPr>
            <w:r w:rsidRPr="00BD62C4">
              <w:rPr>
                <w:rFonts w:ascii="Arial" w:hAnsi="Arial" w:cs="Arial"/>
                <w:lang w:val="es-ES"/>
              </w:rPr>
              <w:t>Acceso a la Lista de Materias.</w:t>
            </w:r>
          </w:p>
          <w:p w14:paraId="714F0872" w14:textId="77777777" w:rsidR="00BC2922" w:rsidRPr="00BD62C4" w:rsidRDefault="00BC2922" w:rsidP="00FC5A78">
            <w:pPr>
              <w:rPr>
                <w:rFonts w:ascii="Arial" w:hAnsi="Arial" w:cs="Arial"/>
                <w:lang w:val="es-ES"/>
              </w:rPr>
            </w:pPr>
            <w:r w:rsidRPr="00BD62C4">
              <w:rPr>
                <w:rFonts w:ascii="Arial" w:hAnsi="Arial" w:cs="Arial"/>
                <w:lang w:val="es-ES"/>
              </w:rPr>
              <w:t>Selección de Materia.</w:t>
            </w:r>
          </w:p>
          <w:p w14:paraId="0BF1E60E" w14:textId="77777777" w:rsidR="00BC2922" w:rsidRPr="00BD62C4" w:rsidRDefault="00BC2922" w:rsidP="00FC5A78">
            <w:pPr>
              <w:rPr>
                <w:rFonts w:ascii="Arial" w:hAnsi="Arial" w:cs="Arial"/>
                <w:lang w:val="es-ES"/>
              </w:rPr>
            </w:pPr>
            <w:r w:rsidRPr="00BD62C4">
              <w:rPr>
                <w:rFonts w:ascii="Arial" w:hAnsi="Arial" w:cs="Arial"/>
                <w:lang w:val="es-ES"/>
              </w:rPr>
              <w:t>Validación de Permisos.</w:t>
            </w:r>
          </w:p>
          <w:p w14:paraId="532ABEDC" w14:textId="77777777" w:rsidR="00C37D09" w:rsidRPr="00BD62C4" w:rsidRDefault="00C37D09" w:rsidP="00FC5A78">
            <w:pPr>
              <w:rPr>
                <w:rFonts w:ascii="Arial" w:hAnsi="Arial" w:cs="Arial"/>
                <w:lang w:val="es-ES"/>
              </w:rPr>
            </w:pPr>
            <w:r w:rsidRPr="00BD62C4">
              <w:rPr>
                <w:rFonts w:ascii="Arial" w:hAnsi="Arial" w:cs="Arial"/>
                <w:lang w:val="es-ES"/>
              </w:rPr>
              <w:t>Acceso a los Detalles de la Materia.</w:t>
            </w:r>
          </w:p>
          <w:p w14:paraId="1C3EC551" w14:textId="668CD0E2" w:rsidR="00A1602E" w:rsidRPr="00BD62C4" w:rsidRDefault="00A1602E" w:rsidP="00FC5A78">
            <w:pPr>
              <w:rPr>
                <w:rFonts w:ascii="Arial" w:hAnsi="Arial" w:cs="Arial"/>
                <w:lang w:val="es-ES"/>
              </w:rPr>
            </w:pPr>
            <w:r w:rsidRPr="00BD62C4">
              <w:rPr>
                <w:rFonts w:ascii="Arial" w:hAnsi="Arial" w:cs="Arial"/>
                <w:lang w:val="es-ES"/>
              </w:rPr>
              <w:t>Preparación para Gestión.</w:t>
            </w:r>
          </w:p>
        </w:tc>
      </w:tr>
    </w:tbl>
    <w:p w14:paraId="67A55390" w14:textId="77777777" w:rsidR="00103C17" w:rsidRPr="00BD62C4" w:rsidRDefault="00103C17" w:rsidP="00184964">
      <w:pPr>
        <w:rPr>
          <w:rFonts w:ascii="Arial" w:hAnsi="Arial" w:cs="Arial"/>
          <w:b/>
          <w:bCs/>
          <w:sz w:val="24"/>
          <w:szCs w:val="24"/>
        </w:rPr>
      </w:pPr>
    </w:p>
    <w:tbl>
      <w:tblPr>
        <w:tblStyle w:val="Tablaconcuadrcula"/>
        <w:tblpPr w:leftFromText="141" w:rightFromText="141" w:vertAnchor="text" w:horzAnchor="margin" w:tblpXSpec="center" w:tblpY="-1"/>
        <w:tblW w:w="0" w:type="auto"/>
        <w:tblInd w:w="0" w:type="dxa"/>
        <w:tblLook w:val="04A0" w:firstRow="1" w:lastRow="0" w:firstColumn="1" w:lastColumn="0" w:noHBand="0" w:noVBand="1"/>
      </w:tblPr>
      <w:tblGrid>
        <w:gridCol w:w="2950"/>
        <w:gridCol w:w="5706"/>
      </w:tblGrid>
      <w:tr w:rsidR="00103C17" w:rsidRPr="00BD62C4" w14:paraId="7136C6F4"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3DD3D738" w14:textId="77777777" w:rsidR="00103C17" w:rsidRPr="004C47DC" w:rsidRDefault="00103C17" w:rsidP="00FC5A78">
            <w:pPr>
              <w:spacing w:before="100" w:beforeAutospacing="1" w:after="100" w:afterAutospacing="1" w:line="360" w:lineRule="auto"/>
              <w:jc w:val="center"/>
              <w:rPr>
                <w:rFonts w:ascii="Arial" w:eastAsia="Times New Roman" w:hAnsi="Arial" w:cs="Arial"/>
                <w:b/>
                <w:bCs/>
                <w:sz w:val="24"/>
                <w:szCs w:val="24"/>
                <w:lang w:val="es-ES" w:eastAsia="es-NI"/>
              </w:rPr>
            </w:pPr>
            <w:r w:rsidRPr="004C47DC">
              <w:rPr>
                <w:rFonts w:ascii="Arial" w:eastAsia="Times New Roman" w:hAnsi="Arial" w:cs="Arial"/>
                <w:b/>
                <w:bCs/>
                <w:sz w:val="24"/>
                <w:szCs w:val="24"/>
                <w:lang w:val="es-ES" w:eastAsia="es-NI"/>
              </w:rPr>
              <w:lastRenderedPageBreak/>
              <w:t xml:space="preserve">Caso de uso </w:t>
            </w:r>
          </w:p>
        </w:tc>
        <w:tc>
          <w:tcPr>
            <w:tcW w:w="5706" w:type="dxa"/>
            <w:tcBorders>
              <w:top w:val="single" w:sz="4" w:space="0" w:color="auto"/>
              <w:left w:val="single" w:sz="4" w:space="0" w:color="auto"/>
              <w:bottom w:val="single" w:sz="4" w:space="0" w:color="auto"/>
              <w:right w:val="single" w:sz="4" w:space="0" w:color="auto"/>
            </w:tcBorders>
            <w:hideMark/>
          </w:tcPr>
          <w:p w14:paraId="02F44CE6" w14:textId="43FA97F8" w:rsidR="00103C17" w:rsidRPr="004C47DC" w:rsidRDefault="002B1F85" w:rsidP="00FC5A78">
            <w:pPr>
              <w:spacing w:before="100" w:beforeAutospacing="1" w:after="100" w:afterAutospacing="1" w:line="360" w:lineRule="auto"/>
              <w:jc w:val="center"/>
              <w:rPr>
                <w:rFonts w:ascii="Arial" w:eastAsia="Times New Roman" w:hAnsi="Arial" w:cs="Arial"/>
                <w:b/>
                <w:bCs/>
                <w:sz w:val="24"/>
                <w:szCs w:val="24"/>
                <w:lang w:val="es-ES" w:eastAsia="es-NI"/>
              </w:rPr>
            </w:pPr>
            <w:r w:rsidRPr="004C47DC">
              <w:rPr>
                <w:rFonts w:ascii="Arial" w:hAnsi="Arial" w:cs="Arial"/>
                <w:b/>
                <w:bCs/>
              </w:rPr>
              <w:t xml:space="preserve">Lista de </w:t>
            </w:r>
            <w:proofErr w:type="spellStart"/>
            <w:r w:rsidRPr="004C47DC">
              <w:rPr>
                <w:rFonts w:ascii="Arial" w:hAnsi="Arial" w:cs="Arial"/>
                <w:b/>
                <w:bCs/>
              </w:rPr>
              <w:t>estudiantes</w:t>
            </w:r>
            <w:proofErr w:type="spellEnd"/>
            <w:r w:rsidRPr="004C47DC">
              <w:rPr>
                <w:rFonts w:ascii="Arial" w:hAnsi="Arial" w:cs="Arial"/>
                <w:b/>
                <w:bCs/>
              </w:rPr>
              <w:t xml:space="preserve"> </w:t>
            </w:r>
            <w:proofErr w:type="spellStart"/>
            <w:r w:rsidRPr="004C47DC">
              <w:rPr>
                <w:rFonts w:ascii="Arial" w:hAnsi="Arial" w:cs="Arial"/>
                <w:b/>
                <w:bCs/>
              </w:rPr>
              <w:t>esperados</w:t>
            </w:r>
            <w:proofErr w:type="spellEnd"/>
          </w:p>
        </w:tc>
      </w:tr>
      <w:tr w:rsidR="00103C17" w:rsidRPr="00BD62C4" w14:paraId="437B86DA"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5D7B6FB5"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Requerimiento Relacionados </w:t>
            </w:r>
          </w:p>
        </w:tc>
        <w:tc>
          <w:tcPr>
            <w:tcW w:w="5706" w:type="dxa"/>
            <w:tcBorders>
              <w:top w:val="single" w:sz="4" w:space="0" w:color="auto"/>
              <w:left w:val="single" w:sz="4" w:space="0" w:color="auto"/>
              <w:bottom w:val="single" w:sz="4" w:space="0" w:color="auto"/>
              <w:right w:val="single" w:sz="4" w:space="0" w:color="auto"/>
            </w:tcBorders>
            <w:hideMark/>
          </w:tcPr>
          <w:p w14:paraId="4976BCE5" w14:textId="3E45300D" w:rsidR="00E0250E" w:rsidRPr="00BD62C4" w:rsidRDefault="00E0250E" w:rsidP="009677CC">
            <w:pPr>
              <w:pStyle w:val="Prrafodelista"/>
              <w:numPr>
                <w:ilvl w:val="0"/>
                <w:numId w:val="48"/>
              </w:numPr>
              <w:rPr>
                <w:rFonts w:ascii="Arial" w:eastAsia="Times New Roman" w:hAnsi="Arial" w:cs="Arial"/>
                <w:lang w:val="es-ES" w:eastAsia="es-NI"/>
              </w:rPr>
            </w:pPr>
            <w:r w:rsidRPr="00BD62C4">
              <w:rPr>
                <w:rFonts w:ascii="Arial" w:eastAsia="Times New Roman" w:hAnsi="Arial" w:cs="Arial"/>
                <w:lang w:val="es-ES" w:eastAsia="es-NI"/>
              </w:rPr>
              <w:t xml:space="preserve">El sistema debe permitir la creación y </w:t>
            </w:r>
            <w:r w:rsidR="004A73BB" w:rsidRPr="00BD62C4">
              <w:rPr>
                <w:rFonts w:ascii="Arial" w:eastAsia="Times New Roman" w:hAnsi="Arial" w:cs="Arial"/>
                <w:lang w:val="es-ES" w:eastAsia="es-NI"/>
              </w:rPr>
              <w:t>edición</w:t>
            </w:r>
            <w:r w:rsidRPr="00BD62C4">
              <w:rPr>
                <w:rFonts w:ascii="Arial" w:eastAsia="Times New Roman" w:hAnsi="Arial" w:cs="Arial"/>
                <w:lang w:val="es-ES" w:eastAsia="es-NI"/>
              </w:rPr>
              <w:t xml:space="preserve"> de listas de estudiantes para cada materia.</w:t>
            </w:r>
          </w:p>
          <w:p w14:paraId="067DD6FE" w14:textId="77777777" w:rsidR="00103C17" w:rsidRPr="00BD62C4" w:rsidRDefault="00E0250E" w:rsidP="009677CC">
            <w:pPr>
              <w:pStyle w:val="Prrafodelista"/>
              <w:numPr>
                <w:ilvl w:val="0"/>
                <w:numId w:val="48"/>
              </w:numPr>
              <w:rPr>
                <w:rFonts w:ascii="Arial" w:eastAsia="Times New Roman" w:hAnsi="Arial" w:cs="Arial"/>
                <w:lang w:val="es-ES" w:eastAsia="es-NI"/>
              </w:rPr>
            </w:pPr>
            <w:r w:rsidRPr="00BD62C4">
              <w:rPr>
                <w:rFonts w:ascii="Arial" w:eastAsia="Times New Roman" w:hAnsi="Arial" w:cs="Arial"/>
                <w:lang w:val="es-ES" w:eastAsia="es-NI"/>
              </w:rPr>
              <w:t>La lista debe incluir información de los estudiantes</w:t>
            </w:r>
            <w:r w:rsidR="006A6971" w:rsidRPr="00BD62C4">
              <w:rPr>
                <w:rFonts w:ascii="Arial" w:eastAsia="Times New Roman" w:hAnsi="Arial" w:cs="Arial"/>
                <w:lang w:val="es-ES" w:eastAsia="es-NI"/>
              </w:rPr>
              <w:t xml:space="preserve"> (Carnets).</w:t>
            </w:r>
          </w:p>
          <w:p w14:paraId="63796744" w14:textId="1DFA93F7" w:rsidR="000D558E" w:rsidRPr="00BD62C4" w:rsidRDefault="000D558E" w:rsidP="009677CC">
            <w:pPr>
              <w:pStyle w:val="Prrafodelista"/>
              <w:numPr>
                <w:ilvl w:val="0"/>
                <w:numId w:val="48"/>
              </w:numPr>
              <w:rPr>
                <w:rFonts w:ascii="Arial" w:eastAsia="Times New Roman" w:hAnsi="Arial" w:cs="Arial"/>
                <w:lang w:val="es-ES" w:eastAsia="es-NI"/>
              </w:rPr>
            </w:pPr>
            <w:r w:rsidRPr="00BD62C4">
              <w:rPr>
                <w:rFonts w:ascii="Arial" w:eastAsia="Times New Roman" w:hAnsi="Arial" w:cs="Arial"/>
                <w:lang w:val="es-ES" w:eastAsia="es-NI"/>
              </w:rPr>
              <w:t>Proveer una interfaz que permita a los profesores visualizar las listas de estudiantes esperados para cada materia.</w:t>
            </w:r>
          </w:p>
        </w:tc>
      </w:tr>
      <w:tr w:rsidR="00103C17" w:rsidRPr="00BD62C4" w14:paraId="7AD87E27"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74F1294A"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Objetivo en contexto</w:t>
            </w:r>
          </w:p>
        </w:tc>
        <w:tc>
          <w:tcPr>
            <w:tcW w:w="5706" w:type="dxa"/>
            <w:tcBorders>
              <w:top w:val="single" w:sz="4" w:space="0" w:color="auto"/>
              <w:left w:val="single" w:sz="4" w:space="0" w:color="auto"/>
              <w:bottom w:val="single" w:sz="4" w:space="0" w:color="auto"/>
              <w:right w:val="single" w:sz="4" w:space="0" w:color="auto"/>
            </w:tcBorders>
            <w:hideMark/>
          </w:tcPr>
          <w:p w14:paraId="62CA02C0" w14:textId="63014949" w:rsidR="00103C17" w:rsidRPr="00BD62C4" w:rsidRDefault="008A27B8" w:rsidP="00FC5A78">
            <w:pPr>
              <w:rPr>
                <w:rFonts w:ascii="Arial" w:eastAsia="Times New Roman" w:hAnsi="Arial" w:cs="Arial"/>
                <w:lang w:val="es-ES" w:eastAsia="es-NI"/>
              </w:rPr>
            </w:pPr>
            <w:proofErr w:type="spellStart"/>
            <w:r w:rsidRPr="00BD62C4">
              <w:rPr>
                <w:rFonts w:ascii="Arial" w:eastAsia="Times New Roman" w:hAnsi="Arial" w:cs="Arial"/>
                <w:lang w:eastAsia="es-NI"/>
              </w:rPr>
              <w:t>Permitir</w:t>
            </w:r>
            <w:proofErr w:type="spellEnd"/>
            <w:r w:rsidR="001B72CA" w:rsidRPr="00BD62C4">
              <w:rPr>
                <w:rFonts w:ascii="Arial" w:eastAsia="Times New Roman" w:hAnsi="Arial" w:cs="Arial"/>
                <w:lang w:val="es-ES" w:eastAsia="es-NI"/>
              </w:rPr>
              <w:t xml:space="preserve"> a los profesores y administradores acceder y gestionar la lista de estudiantes esperados para una materia específica</w:t>
            </w:r>
            <w:ins w:id="2" w:author="Microsoft Word" w:date="2024-06-26T21:27:00Z" w16du:dateUtc="2024-06-27T03:27:00Z">
              <w:r w:rsidR="001309A3" w:rsidRPr="00BD62C4">
                <w:rPr>
                  <w:rFonts w:ascii="Arial" w:eastAsia="Times New Roman" w:hAnsi="Arial" w:cs="Arial"/>
                  <w:lang w:val="es-ES" w:eastAsia="es-NI"/>
                </w:rPr>
                <w:t>.</w:t>
              </w:r>
            </w:ins>
          </w:p>
        </w:tc>
      </w:tr>
      <w:tr w:rsidR="00103C17" w:rsidRPr="00BD62C4" w14:paraId="7758963D"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5E6C886A"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Precondiciones</w:t>
            </w:r>
          </w:p>
        </w:tc>
        <w:tc>
          <w:tcPr>
            <w:tcW w:w="5706" w:type="dxa"/>
            <w:tcBorders>
              <w:top w:val="single" w:sz="4" w:space="0" w:color="auto"/>
              <w:left w:val="single" w:sz="4" w:space="0" w:color="auto"/>
              <w:bottom w:val="single" w:sz="4" w:space="0" w:color="auto"/>
              <w:right w:val="single" w:sz="4" w:space="0" w:color="auto"/>
            </w:tcBorders>
            <w:hideMark/>
          </w:tcPr>
          <w:p w14:paraId="13F4B35D" w14:textId="020E0221" w:rsidR="009677CC" w:rsidRPr="00BD62C4" w:rsidRDefault="009677CC" w:rsidP="006A793C">
            <w:pPr>
              <w:pStyle w:val="Prrafodelista"/>
              <w:numPr>
                <w:ilvl w:val="0"/>
                <w:numId w:val="50"/>
              </w:numPr>
              <w:rPr>
                <w:rFonts w:ascii="Arial" w:eastAsia="Times New Roman" w:hAnsi="Arial" w:cs="Arial"/>
                <w:lang w:val="es-ES" w:eastAsia="es-NI"/>
              </w:rPr>
            </w:pPr>
            <w:r w:rsidRPr="00BD62C4">
              <w:rPr>
                <w:rFonts w:ascii="Arial" w:eastAsia="Times New Roman" w:hAnsi="Arial" w:cs="Arial"/>
                <w:lang w:val="es-ES" w:eastAsia="es-NI"/>
              </w:rPr>
              <w:t>El profesor</w:t>
            </w:r>
            <w:r w:rsidR="006A793C" w:rsidRPr="00BD62C4">
              <w:rPr>
                <w:rFonts w:ascii="Arial" w:eastAsia="Times New Roman" w:hAnsi="Arial" w:cs="Arial"/>
                <w:lang w:val="es-ES" w:eastAsia="es-NI"/>
              </w:rPr>
              <w:t xml:space="preserve"> </w:t>
            </w:r>
            <w:r w:rsidRPr="00BD62C4">
              <w:rPr>
                <w:rFonts w:ascii="Arial" w:eastAsia="Times New Roman" w:hAnsi="Arial" w:cs="Arial"/>
                <w:lang w:val="es-ES" w:eastAsia="es-NI"/>
              </w:rPr>
              <w:t>debe estar autenticado en el sistema.</w:t>
            </w:r>
          </w:p>
          <w:p w14:paraId="10391851" w14:textId="77777777" w:rsidR="00103C17" w:rsidRPr="00BD62C4" w:rsidRDefault="009677CC" w:rsidP="006A793C">
            <w:pPr>
              <w:pStyle w:val="Prrafodelista"/>
              <w:numPr>
                <w:ilvl w:val="0"/>
                <w:numId w:val="50"/>
              </w:numPr>
              <w:rPr>
                <w:rFonts w:ascii="Arial" w:eastAsia="Times New Roman" w:hAnsi="Arial" w:cs="Arial"/>
                <w:lang w:val="es-ES" w:eastAsia="es-NI"/>
              </w:rPr>
            </w:pPr>
            <w:r w:rsidRPr="00BD62C4">
              <w:rPr>
                <w:rFonts w:ascii="Arial" w:eastAsia="Times New Roman" w:hAnsi="Arial" w:cs="Arial"/>
                <w:lang w:val="es-ES" w:eastAsia="es-NI"/>
              </w:rPr>
              <w:t>Deben existir materias creadas en el sistema con estudiantes registrados.</w:t>
            </w:r>
          </w:p>
          <w:p w14:paraId="292FFF83" w14:textId="78C363B1" w:rsidR="006A793C" w:rsidRPr="00BD62C4" w:rsidRDefault="006A793C" w:rsidP="006A793C">
            <w:pPr>
              <w:pStyle w:val="Prrafodelista"/>
              <w:numPr>
                <w:ilvl w:val="0"/>
                <w:numId w:val="50"/>
              </w:numPr>
              <w:rPr>
                <w:rFonts w:ascii="Arial" w:eastAsia="Times New Roman" w:hAnsi="Arial" w:cs="Arial"/>
                <w:lang w:val="es-ES" w:eastAsia="es-NI"/>
              </w:rPr>
            </w:pPr>
            <w:r w:rsidRPr="00BD62C4">
              <w:rPr>
                <w:rFonts w:ascii="Arial" w:eastAsia="Times New Roman" w:hAnsi="Arial" w:cs="Arial"/>
                <w:lang w:val="es-ES" w:eastAsia="es-NI"/>
              </w:rPr>
              <w:t>El sistema debe tener una interfaz para visualizar y gestionar las listas de estudiantes.</w:t>
            </w:r>
          </w:p>
          <w:p w14:paraId="04BA3A3B" w14:textId="2D91B461" w:rsidR="008A27B8" w:rsidRPr="00BD62C4" w:rsidRDefault="008A27B8" w:rsidP="009677CC">
            <w:pPr>
              <w:rPr>
                <w:rFonts w:ascii="Arial" w:eastAsia="Times New Roman" w:hAnsi="Arial" w:cs="Arial"/>
                <w:lang w:val="es-ES" w:eastAsia="es-NI"/>
              </w:rPr>
            </w:pPr>
          </w:p>
        </w:tc>
      </w:tr>
      <w:tr w:rsidR="00103C17" w:rsidRPr="00BD62C4" w14:paraId="000451FB"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1C8893D4"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 xml:space="preserve">Final exitoso </w:t>
            </w:r>
          </w:p>
        </w:tc>
        <w:tc>
          <w:tcPr>
            <w:tcW w:w="5706" w:type="dxa"/>
            <w:tcBorders>
              <w:top w:val="single" w:sz="4" w:space="0" w:color="auto"/>
              <w:left w:val="single" w:sz="4" w:space="0" w:color="auto"/>
              <w:bottom w:val="single" w:sz="4" w:space="0" w:color="auto"/>
              <w:right w:val="single" w:sz="4" w:space="0" w:color="auto"/>
            </w:tcBorders>
            <w:hideMark/>
          </w:tcPr>
          <w:p w14:paraId="3E9BF49F" w14:textId="4BE5F58A" w:rsidR="00103C17" w:rsidRPr="00BD62C4" w:rsidRDefault="00B1331D" w:rsidP="00B1331D">
            <w:pPr>
              <w:rPr>
                <w:rFonts w:ascii="Arial" w:eastAsia="Times New Roman" w:hAnsi="Arial" w:cs="Arial"/>
                <w:lang w:eastAsia="es-NI"/>
              </w:rPr>
            </w:pPr>
            <w:r w:rsidRPr="00BD62C4">
              <w:rPr>
                <w:rFonts w:ascii="Arial" w:eastAsia="Times New Roman" w:hAnsi="Arial" w:cs="Arial"/>
                <w:lang w:eastAsia="es-NI"/>
              </w:rPr>
              <w:t xml:space="preserve">El </w:t>
            </w:r>
            <w:proofErr w:type="spellStart"/>
            <w:r w:rsidRPr="00BD62C4">
              <w:rPr>
                <w:rFonts w:ascii="Arial" w:eastAsia="Times New Roman" w:hAnsi="Arial" w:cs="Arial"/>
                <w:lang w:eastAsia="es-NI"/>
              </w:rPr>
              <w:t>profesor</w:t>
            </w:r>
            <w:proofErr w:type="spellEnd"/>
            <w:r w:rsidRPr="00BD62C4">
              <w:rPr>
                <w:rFonts w:ascii="Arial" w:eastAsia="Times New Roman" w:hAnsi="Arial" w:cs="Arial"/>
                <w:lang w:eastAsia="es-NI"/>
              </w:rPr>
              <w:t xml:space="preserve"> accede y </w:t>
            </w:r>
            <w:proofErr w:type="spellStart"/>
            <w:r w:rsidRPr="00BD62C4">
              <w:rPr>
                <w:rFonts w:ascii="Arial" w:eastAsia="Times New Roman" w:hAnsi="Arial" w:cs="Arial"/>
                <w:lang w:eastAsia="es-NI"/>
              </w:rPr>
              <w:t>visualiza</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correctamente</w:t>
            </w:r>
            <w:proofErr w:type="spellEnd"/>
            <w:r w:rsidRPr="00BD62C4">
              <w:rPr>
                <w:rFonts w:ascii="Arial" w:eastAsia="Times New Roman" w:hAnsi="Arial" w:cs="Arial"/>
                <w:lang w:eastAsia="es-NI"/>
              </w:rPr>
              <w:t xml:space="preserve"> la </w:t>
            </w:r>
            <w:proofErr w:type="spellStart"/>
            <w:r w:rsidRPr="00BD62C4">
              <w:rPr>
                <w:rFonts w:ascii="Arial" w:eastAsia="Times New Roman" w:hAnsi="Arial" w:cs="Arial"/>
                <w:lang w:eastAsia="es-NI"/>
              </w:rPr>
              <w:t>lista</w:t>
            </w:r>
            <w:proofErr w:type="spellEnd"/>
            <w:r w:rsidRPr="00BD62C4">
              <w:rPr>
                <w:rFonts w:ascii="Arial" w:eastAsia="Times New Roman" w:hAnsi="Arial" w:cs="Arial"/>
                <w:lang w:eastAsia="es-NI"/>
              </w:rPr>
              <w:t xml:space="preserve"> de </w:t>
            </w:r>
            <w:proofErr w:type="spellStart"/>
            <w:r w:rsidRPr="00BD62C4">
              <w:rPr>
                <w:rFonts w:ascii="Arial" w:eastAsia="Times New Roman" w:hAnsi="Arial" w:cs="Arial"/>
                <w:lang w:eastAsia="es-NI"/>
              </w:rPr>
              <w:t>estudiantes</w:t>
            </w:r>
            <w:proofErr w:type="spellEnd"/>
            <w:r w:rsidRPr="00BD62C4">
              <w:rPr>
                <w:rFonts w:ascii="Arial" w:eastAsia="Times New Roman" w:hAnsi="Arial" w:cs="Arial"/>
                <w:lang w:eastAsia="es-NI"/>
              </w:rPr>
              <w:t xml:space="preserve"> para </w:t>
            </w:r>
            <w:proofErr w:type="spellStart"/>
            <w:r w:rsidRPr="00BD62C4">
              <w:rPr>
                <w:rFonts w:ascii="Arial" w:eastAsia="Times New Roman" w:hAnsi="Arial" w:cs="Arial"/>
                <w:lang w:eastAsia="es-NI"/>
              </w:rPr>
              <w:t>una</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materia</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específica</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pudiendo</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gestionarla</w:t>
            </w:r>
            <w:proofErr w:type="spellEnd"/>
            <w:r w:rsidRPr="00BD62C4">
              <w:rPr>
                <w:rFonts w:ascii="Arial" w:eastAsia="Times New Roman" w:hAnsi="Arial" w:cs="Arial"/>
                <w:lang w:eastAsia="es-NI"/>
              </w:rPr>
              <w:t xml:space="preserve"> </w:t>
            </w:r>
            <w:proofErr w:type="spellStart"/>
            <w:r w:rsidRPr="00BD62C4">
              <w:rPr>
                <w:rFonts w:ascii="Arial" w:eastAsia="Times New Roman" w:hAnsi="Arial" w:cs="Arial"/>
                <w:lang w:eastAsia="es-NI"/>
              </w:rPr>
              <w:t>adecuadamente</w:t>
            </w:r>
            <w:proofErr w:type="spellEnd"/>
            <w:r w:rsidRPr="00BD62C4">
              <w:rPr>
                <w:rFonts w:ascii="Arial" w:eastAsia="Times New Roman" w:hAnsi="Arial" w:cs="Arial"/>
                <w:lang w:eastAsia="es-NI"/>
              </w:rPr>
              <w:t>.</w:t>
            </w:r>
          </w:p>
        </w:tc>
      </w:tr>
      <w:tr w:rsidR="00103C17" w:rsidRPr="00BD62C4" w14:paraId="406EC27C"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40C9B1F9"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eastAsia="Times New Roman" w:hAnsi="Arial" w:cs="Arial"/>
                <w:lang w:val="es-ES" w:eastAsia="es-NI"/>
              </w:rPr>
              <w:t>Final fallido</w:t>
            </w:r>
          </w:p>
        </w:tc>
        <w:tc>
          <w:tcPr>
            <w:tcW w:w="5706" w:type="dxa"/>
            <w:tcBorders>
              <w:top w:val="single" w:sz="4" w:space="0" w:color="auto"/>
              <w:left w:val="single" w:sz="4" w:space="0" w:color="auto"/>
              <w:bottom w:val="single" w:sz="4" w:space="0" w:color="auto"/>
              <w:right w:val="single" w:sz="4" w:space="0" w:color="auto"/>
            </w:tcBorders>
            <w:hideMark/>
          </w:tcPr>
          <w:p w14:paraId="14BD623F" w14:textId="751CE794" w:rsidR="00103C17" w:rsidRPr="00BD62C4" w:rsidRDefault="00081BD7" w:rsidP="00FC5A78">
            <w:pPr>
              <w:rPr>
                <w:rFonts w:ascii="Arial" w:eastAsia="Times New Roman" w:hAnsi="Arial" w:cs="Arial"/>
                <w:lang w:val="es-ES" w:eastAsia="es-NI"/>
              </w:rPr>
            </w:pPr>
            <w:r w:rsidRPr="00BD62C4">
              <w:rPr>
                <w:rFonts w:ascii="Arial" w:eastAsia="Times New Roman" w:hAnsi="Arial" w:cs="Arial"/>
                <w:lang w:val="es-ES" w:eastAsia="es-NI"/>
              </w:rPr>
              <w:t>El sistema no permite acceder o visualizar la lista de estudiantes.</w:t>
            </w:r>
          </w:p>
        </w:tc>
      </w:tr>
      <w:tr w:rsidR="00103C17" w:rsidRPr="00BD62C4" w14:paraId="151BD692"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7427E057" w14:textId="77777777" w:rsidR="00103C17" w:rsidRPr="00BD62C4" w:rsidRDefault="00103C17" w:rsidP="00FC5A78">
            <w:pPr>
              <w:spacing w:before="100" w:beforeAutospacing="1" w:after="100" w:afterAutospacing="1" w:line="360" w:lineRule="auto"/>
              <w:jc w:val="both"/>
              <w:rPr>
                <w:rFonts w:ascii="Arial" w:eastAsia="Times New Roman" w:hAnsi="Arial" w:cs="Arial"/>
                <w:lang w:val="es-ES" w:eastAsia="es-NI"/>
              </w:rPr>
            </w:pPr>
            <w:r w:rsidRPr="00BD62C4">
              <w:rPr>
                <w:rFonts w:ascii="Arial" w:hAnsi="Arial" w:cs="Arial"/>
                <w:lang w:val="es-ES"/>
              </w:rPr>
              <w:t>Actores principales</w:t>
            </w:r>
          </w:p>
        </w:tc>
        <w:tc>
          <w:tcPr>
            <w:tcW w:w="5706" w:type="dxa"/>
            <w:tcBorders>
              <w:top w:val="single" w:sz="4" w:space="0" w:color="auto"/>
              <w:left w:val="single" w:sz="4" w:space="0" w:color="auto"/>
              <w:bottom w:val="single" w:sz="4" w:space="0" w:color="auto"/>
              <w:right w:val="single" w:sz="4" w:space="0" w:color="auto"/>
            </w:tcBorders>
            <w:hideMark/>
          </w:tcPr>
          <w:p w14:paraId="38D66CE1" w14:textId="7A0C67DC" w:rsidR="00103C17" w:rsidRPr="00BD62C4" w:rsidRDefault="00CC6F04" w:rsidP="00FC5A78">
            <w:pPr>
              <w:rPr>
                <w:rFonts w:ascii="Arial" w:eastAsia="Times New Roman" w:hAnsi="Arial" w:cs="Arial"/>
                <w:lang w:val="es-ES" w:eastAsia="es-NI"/>
              </w:rPr>
            </w:pPr>
            <w:r w:rsidRPr="00BD62C4">
              <w:rPr>
                <w:rFonts w:ascii="Arial" w:eastAsia="Times New Roman" w:hAnsi="Arial" w:cs="Arial"/>
                <w:lang w:val="es-ES" w:eastAsia="es-NI"/>
              </w:rPr>
              <w:t>Profesor.</w:t>
            </w:r>
          </w:p>
        </w:tc>
      </w:tr>
      <w:tr w:rsidR="00103C17" w:rsidRPr="00BD62C4" w14:paraId="651577D2"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680368EB" w14:textId="77777777" w:rsidR="00103C17" w:rsidRPr="00BD62C4" w:rsidRDefault="00103C17" w:rsidP="00FC5A78">
            <w:pPr>
              <w:spacing w:before="100" w:beforeAutospacing="1" w:after="100" w:afterAutospacing="1" w:line="360" w:lineRule="auto"/>
              <w:jc w:val="both"/>
              <w:rPr>
                <w:rFonts w:ascii="Arial" w:hAnsi="Arial" w:cs="Arial"/>
                <w:lang w:val="es-ES"/>
              </w:rPr>
            </w:pPr>
            <w:r w:rsidRPr="00BD62C4">
              <w:rPr>
                <w:rFonts w:ascii="Arial" w:hAnsi="Arial" w:cs="Arial"/>
                <w:lang w:val="es-ES"/>
              </w:rPr>
              <w:t>Actores secundarios</w:t>
            </w:r>
          </w:p>
        </w:tc>
        <w:tc>
          <w:tcPr>
            <w:tcW w:w="5706" w:type="dxa"/>
            <w:tcBorders>
              <w:top w:val="single" w:sz="4" w:space="0" w:color="auto"/>
              <w:left w:val="single" w:sz="4" w:space="0" w:color="auto"/>
              <w:bottom w:val="single" w:sz="4" w:space="0" w:color="auto"/>
              <w:right w:val="single" w:sz="4" w:space="0" w:color="auto"/>
            </w:tcBorders>
            <w:hideMark/>
          </w:tcPr>
          <w:p w14:paraId="65DCDCF4" w14:textId="686A1BE8" w:rsidR="00103C17" w:rsidRPr="00BD62C4" w:rsidRDefault="00C33BEF" w:rsidP="00FC5A78">
            <w:pPr>
              <w:rPr>
                <w:rFonts w:ascii="Arial" w:hAnsi="Arial" w:cs="Arial"/>
                <w:lang w:val="es-ES"/>
              </w:rPr>
            </w:pPr>
            <w:r w:rsidRPr="00BD62C4">
              <w:rPr>
                <w:rFonts w:ascii="Arial" w:hAnsi="Arial" w:cs="Arial"/>
                <w:lang w:val="es-ES"/>
              </w:rPr>
              <w:t>Sistema de registro de asistencia.</w:t>
            </w:r>
          </w:p>
        </w:tc>
      </w:tr>
      <w:tr w:rsidR="00103C17" w:rsidRPr="00BD62C4" w14:paraId="42306E3C"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03A2A4CF" w14:textId="77777777" w:rsidR="00103C17" w:rsidRPr="00BD62C4" w:rsidRDefault="00103C17" w:rsidP="00FC5A78">
            <w:pPr>
              <w:spacing w:before="100" w:beforeAutospacing="1" w:after="100" w:afterAutospacing="1" w:line="360" w:lineRule="auto"/>
              <w:jc w:val="both"/>
              <w:rPr>
                <w:rFonts w:ascii="Arial" w:hAnsi="Arial" w:cs="Arial"/>
                <w:lang w:val="es-ES"/>
              </w:rPr>
            </w:pPr>
            <w:r w:rsidRPr="00BD62C4">
              <w:rPr>
                <w:rFonts w:ascii="Arial" w:hAnsi="Arial" w:cs="Arial"/>
                <w:lang w:val="es-ES"/>
              </w:rPr>
              <w:t>Evento de inicio</w:t>
            </w:r>
          </w:p>
        </w:tc>
        <w:tc>
          <w:tcPr>
            <w:tcW w:w="5706" w:type="dxa"/>
            <w:tcBorders>
              <w:top w:val="single" w:sz="4" w:space="0" w:color="auto"/>
              <w:left w:val="single" w:sz="4" w:space="0" w:color="auto"/>
              <w:bottom w:val="single" w:sz="4" w:space="0" w:color="auto"/>
              <w:right w:val="single" w:sz="4" w:space="0" w:color="auto"/>
            </w:tcBorders>
            <w:hideMark/>
          </w:tcPr>
          <w:p w14:paraId="119953CC" w14:textId="470572F2" w:rsidR="00103C17" w:rsidRPr="00BD62C4" w:rsidRDefault="00217FE2" w:rsidP="00FC5A78">
            <w:pPr>
              <w:rPr>
                <w:rFonts w:ascii="Arial" w:hAnsi="Arial" w:cs="Arial"/>
                <w:lang w:val="es-ES"/>
              </w:rPr>
            </w:pPr>
            <w:r w:rsidRPr="00BD62C4">
              <w:rPr>
                <w:rFonts w:ascii="Arial" w:hAnsi="Arial" w:cs="Arial"/>
                <w:lang w:val="es-ES"/>
              </w:rPr>
              <w:t xml:space="preserve">El profesor decide acceder a la lista de estudiantes esperados </w:t>
            </w:r>
            <w:r w:rsidR="00D07CB2" w:rsidRPr="00BD62C4">
              <w:rPr>
                <w:rFonts w:ascii="Arial" w:hAnsi="Arial" w:cs="Arial"/>
                <w:lang w:val="es-ES"/>
              </w:rPr>
              <w:t xml:space="preserve">con el fin de </w:t>
            </w:r>
            <w:r w:rsidRPr="00BD62C4">
              <w:rPr>
                <w:rFonts w:ascii="Arial" w:hAnsi="Arial" w:cs="Arial"/>
                <w:lang w:val="es-ES"/>
              </w:rPr>
              <w:t>crear</w:t>
            </w:r>
            <w:r w:rsidR="004A7DDD" w:rsidRPr="00BD62C4">
              <w:rPr>
                <w:rFonts w:ascii="Arial" w:hAnsi="Arial" w:cs="Arial"/>
                <w:lang w:val="es-ES"/>
              </w:rPr>
              <w:t>, editar o eliminar.</w:t>
            </w:r>
          </w:p>
        </w:tc>
      </w:tr>
      <w:tr w:rsidR="00103C17" w:rsidRPr="00BD62C4" w14:paraId="46256EFE" w14:textId="77777777" w:rsidTr="00FC5A78">
        <w:tc>
          <w:tcPr>
            <w:tcW w:w="2950" w:type="dxa"/>
            <w:tcBorders>
              <w:top w:val="single" w:sz="4" w:space="0" w:color="auto"/>
              <w:left w:val="single" w:sz="4" w:space="0" w:color="auto"/>
              <w:bottom w:val="single" w:sz="4" w:space="0" w:color="auto"/>
              <w:right w:val="single" w:sz="4" w:space="0" w:color="auto"/>
            </w:tcBorders>
            <w:hideMark/>
          </w:tcPr>
          <w:p w14:paraId="5701C551" w14:textId="77777777" w:rsidR="00103C17" w:rsidRPr="00BD62C4" w:rsidRDefault="00103C17" w:rsidP="00FC5A78">
            <w:pPr>
              <w:spacing w:before="100" w:beforeAutospacing="1" w:after="100" w:afterAutospacing="1" w:line="360" w:lineRule="auto"/>
              <w:jc w:val="both"/>
              <w:rPr>
                <w:rFonts w:ascii="Arial" w:hAnsi="Arial" w:cs="Arial"/>
                <w:lang w:val="es-ES"/>
              </w:rPr>
            </w:pPr>
            <w:r w:rsidRPr="00BD62C4">
              <w:rPr>
                <w:rFonts w:ascii="Arial" w:hAnsi="Arial" w:cs="Arial"/>
                <w:lang w:val="es-ES"/>
              </w:rPr>
              <w:t>Flujo principal</w:t>
            </w:r>
          </w:p>
        </w:tc>
        <w:tc>
          <w:tcPr>
            <w:tcW w:w="5706" w:type="dxa"/>
            <w:tcBorders>
              <w:top w:val="single" w:sz="4" w:space="0" w:color="auto"/>
              <w:left w:val="single" w:sz="4" w:space="0" w:color="auto"/>
              <w:bottom w:val="single" w:sz="4" w:space="0" w:color="auto"/>
              <w:right w:val="single" w:sz="4" w:space="0" w:color="auto"/>
            </w:tcBorders>
            <w:hideMark/>
          </w:tcPr>
          <w:p w14:paraId="1B0DE084" w14:textId="77777777" w:rsidR="00103C17" w:rsidRPr="00BD62C4" w:rsidRDefault="00F00E89" w:rsidP="00FC5A78">
            <w:pPr>
              <w:rPr>
                <w:rFonts w:ascii="Arial" w:hAnsi="Arial" w:cs="Arial"/>
                <w:lang w:val="es-ES"/>
              </w:rPr>
            </w:pPr>
            <w:r w:rsidRPr="00BD62C4">
              <w:rPr>
                <w:rFonts w:ascii="Arial" w:hAnsi="Arial" w:cs="Arial"/>
                <w:lang w:val="es-ES"/>
              </w:rPr>
              <w:t>Selección de Materia.</w:t>
            </w:r>
          </w:p>
          <w:p w14:paraId="740894C5" w14:textId="77777777" w:rsidR="00F00E89" w:rsidRPr="00BD62C4" w:rsidRDefault="00F00E89" w:rsidP="00FC5A78">
            <w:pPr>
              <w:rPr>
                <w:rFonts w:ascii="Arial" w:hAnsi="Arial" w:cs="Arial"/>
                <w:lang w:val="es-ES"/>
              </w:rPr>
            </w:pPr>
            <w:r w:rsidRPr="00BD62C4">
              <w:rPr>
                <w:rFonts w:ascii="Arial" w:hAnsi="Arial" w:cs="Arial"/>
                <w:lang w:val="es-ES"/>
              </w:rPr>
              <w:t>Acceso a la Lista de Estudiantes.</w:t>
            </w:r>
          </w:p>
          <w:p w14:paraId="2516F683" w14:textId="77777777" w:rsidR="00F00E89" w:rsidRPr="00BD62C4" w:rsidRDefault="007B1C12" w:rsidP="00FC5A78">
            <w:pPr>
              <w:rPr>
                <w:rFonts w:ascii="Arial" w:hAnsi="Arial" w:cs="Arial"/>
                <w:lang w:val="es-ES"/>
              </w:rPr>
            </w:pPr>
            <w:r w:rsidRPr="00BD62C4">
              <w:rPr>
                <w:rFonts w:ascii="Arial" w:hAnsi="Arial" w:cs="Arial"/>
                <w:lang w:val="es-ES"/>
              </w:rPr>
              <w:t>Gestión de la Lista.</w:t>
            </w:r>
          </w:p>
          <w:p w14:paraId="79FBA63D" w14:textId="0789BF18" w:rsidR="007B1C12" w:rsidRPr="00BD62C4" w:rsidRDefault="007B1C12" w:rsidP="00FC5A78">
            <w:pPr>
              <w:rPr>
                <w:rFonts w:ascii="Arial" w:hAnsi="Arial" w:cs="Arial"/>
                <w:lang w:val="es-ES"/>
              </w:rPr>
            </w:pPr>
            <w:r w:rsidRPr="00BD62C4">
              <w:rPr>
                <w:rFonts w:ascii="Arial" w:hAnsi="Arial" w:cs="Arial"/>
                <w:lang w:val="es-ES"/>
              </w:rPr>
              <w:t>Guardar cambios.</w:t>
            </w:r>
          </w:p>
        </w:tc>
      </w:tr>
    </w:tbl>
    <w:p w14:paraId="493287AE" w14:textId="5783195F" w:rsidR="00314537" w:rsidRPr="00BD62C4" w:rsidRDefault="00314537" w:rsidP="00B4578A">
      <w:pPr>
        <w:rPr>
          <w:rFonts w:ascii="Arial" w:hAnsi="Arial" w:cs="Arial"/>
          <w:b/>
          <w:bCs/>
          <w:sz w:val="24"/>
          <w:szCs w:val="24"/>
        </w:rPr>
      </w:pPr>
    </w:p>
    <w:p w14:paraId="3C8F8428" w14:textId="77777777" w:rsidR="00333378" w:rsidRPr="00BD62C4" w:rsidRDefault="00333378" w:rsidP="00B4578A">
      <w:pPr>
        <w:rPr>
          <w:rFonts w:ascii="Arial" w:hAnsi="Arial" w:cs="Arial"/>
          <w:b/>
          <w:bCs/>
          <w:sz w:val="24"/>
          <w:szCs w:val="24"/>
        </w:rPr>
      </w:pPr>
    </w:p>
    <w:p w14:paraId="3B459D40" w14:textId="77777777" w:rsidR="00333378" w:rsidRPr="00BD62C4" w:rsidRDefault="00333378" w:rsidP="00B4578A">
      <w:pPr>
        <w:rPr>
          <w:rFonts w:ascii="Arial" w:hAnsi="Arial" w:cs="Arial"/>
          <w:b/>
          <w:bCs/>
          <w:sz w:val="24"/>
          <w:szCs w:val="24"/>
        </w:rPr>
      </w:pPr>
    </w:p>
    <w:p w14:paraId="59F8C5BB" w14:textId="77777777" w:rsidR="00333378" w:rsidRPr="00BD62C4" w:rsidRDefault="00333378" w:rsidP="00B4578A">
      <w:pPr>
        <w:rPr>
          <w:rFonts w:ascii="Arial" w:hAnsi="Arial" w:cs="Arial"/>
          <w:b/>
          <w:bCs/>
          <w:sz w:val="24"/>
          <w:szCs w:val="24"/>
        </w:rPr>
      </w:pPr>
    </w:p>
    <w:p w14:paraId="557C0F99" w14:textId="77777777" w:rsidR="00333378" w:rsidRPr="00BD62C4" w:rsidRDefault="00333378" w:rsidP="00B4578A">
      <w:pPr>
        <w:rPr>
          <w:rFonts w:ascii="Arial" w:hAnsi="Arial" w:cs="Arial"/>
          <w:b/>
          <w:bCs/>
          <w:sz w:val="24"/>
          <w:szCs w:val="24"/>
        </w:rPr>
      </w:pPr>
    </w:p>
    <w:p w14:paraId="2D82CE83" w14:textId="77777777" w:rsidR="00333378" w:rsidRPr="00BD62C4" w:rsidRDefault="00333378" w:rsidP="00B4578A">
      <w:pPr>
        <w:rPr>
          <w:rFonts w:ascii="Arial" w:hAnsi="Arial" w:cs="Arial"/>
          <w:b/>
          <w:bCs/>
          <w:sz w:val="24"/>
          <w:szCs w:val="24"/>
        </w:rPr>
      </w:pPr>
    </w:p>
    <w:p w14:paraId="4424669B" w14:textId="77777777" w:rsidR="00333378" w:rsidRPr="00BD62C4" w:rsidRDefault="00333378" w:rsidP="00B4578A">
      <w:pPr>
        <w:rPr>
          <w:rFonts w:ascii="Arial" w:hAnsi="Arial" w:cs="Arial"/>
          <w:b/>
          <w:bCs/>
          <w:sz w:val="24"/>
          <w:szCs w:val="24"/>
        </w:rPr>
      </w:pPr>
    </w:p>
    <w:p w14:paraId="49393DCF" w14:textId="77777777" w:rsidR="00333378" w:rsidRPr="00BD62C4" w:rsidRDefault="00333378" w:rsidP="00B4578A">
      <w:pPr>
        <w:rPr>
          <w:rFonts w:ascii="Arial" w:hAnsi="Arial" w:cs="Arial"/>
          <w:b/>
          <w:bCs/>
          <w:sz w:val="24"/>
          <w:szCs w:val="24"/>
        </w:rPr>
      </w:pPr>
    </w:p>
    <w:p w14:paraId="3F2C43A7" w14:textId="77777777" w:rsidR="00333378" w:rsidRPr="00BD62C4" w:rsidRDefault="00333378" w:rsidP="00B4578A">
      <w:pPr>
        <w:rPr>
          <w:rFonts w:ascii="Arial" w:hAnsi="Arial" w:cs="Arial"/>
          <w:b/>
          <w:bCs/>
          <w:sz w:val="24"/>
          <w:szCs w:val="24"/>
        </w:rPr>
      </w:pPr>
    </w:p>
    <w:p w14:paraId="58F32393" w14:textId="77777777" w:rsidR="00333378" w:rsidRPr="00BD62C4" w:rsidRDefault="00333378" w:rsidP="00B4578A">
      <w:pPr>
        <w:rPr>
          <w:rFonts w:ascii="Arial" w:hAnsi="Arial" w:cs="Arial"/>
          <w:b/>
          <w:bCs/>
          <w:sz w:val="24"/>
          <w:szCs w:val="24"/>
        </w:rPr>
      </w:pPr>
    </w:p>
    <w:p w14:paraId="18C2D5C0" w14:textId="77777777" w:rsidR="00333378" w:rsidRPr="00BD62C4" w:rsidRDefault="00333378" w:rsidP="00B4578A">
      <w:pPr>
        <w:rPr>
          <w:rFonts w:ascii="Arial" w:hAnsi="Arial" w:cs="Arial"/>
          <w:b/>
          <w:bCs/>
          <w:sz w:val="24"/>
          <w:szCs w:val="24"/>
        </w:rPr>
      </w:pPr>
    </w:p>
    <w:p w14:paraId="55EEF961" w14:textId="77777777" w:rsidR="00333378" w:rsidRPr="00BD62C4" w:rsidRDefault="00333378" w:rsidP="00B4578A">
      <w:pPr>
        <w:rPr>
          <w:rFonts w:ascii="Arial" w:hAnsi="Arial" w:cs="Arial"/>
          <w:b/>
          <w:bCs/>
          <w:sz w:val="24"/>
          <w:szCs w:val="24"/>
        </w:rPr>
      </w:pPr>
    </w:p>
    <w:p w14:paraId="350847F6" w14:textId="41FE4119" w:rsidR="00333378" w:rsidRPr="00BD62C4" w:rsidRDefault="00D62C92" w:rsidP="00613964">
      <w:pPr>
        <w:jc w:val="center"/>
        <w:rPr>
          <w:rFonts w:ascii="Arial" w:hAnsi="Arial" w:cs="Arial"/>
          <w:b/>
          <w:bCs/>
          <w:sz w:val="24"/>
          <w:szCs w:val="24"/>
        </w:rPr>
      </w:pPr>
      <w:r w:rsidRPr="00BD62C4">
        <w:rPr>
          <w:rFonts w:ascii="Arial" w:hAnsi="Arial" w:cs="Arial"/>
          <w:b/>
          <w:bCs/>
          <w:sz w:val="24"/>
          <w:szCs w:val="24"/>
        </w:rPr>
        <w:lastRenderedPageBreak/>
        <w:t>Diagramas</w:t>
      </w:r>
    </w:p>
    <w:p w14:paraId="1DA95A4A" w14:textId="251BDBEA" w:rsidR="00203DF4" w:rsidRDefault="00D852F5">
      <w:pPr>
        <w:rPr>
          <w:rFonts w:ascii="Arial" w:hAnsi="Arial" w:cs="Arial"/>
          <w:b/>
          <w:bCs/>
          <w:sz w:val="24"/>
          <w:szCs w:val="24"/>
        </w:rPr>
      </w:pPr>
      <w:r w:rsidRPr="00BD62C4">
        <w:rPr>
          <w:rFonts w:ascii="Arial" w:hAnsi="Arial" w:cs="Arial"/>
          <w:noProof/>
        </w:rPr>
        <w:drawing>
          <wp:anchor distT="0" distB="0" distL="114300" distR="114300" simplePos="0" relativeHeight="251659264" behindDoc="0" locked="0" layoutInCell="1" allowOverlap="1" wp14:anchorId="2F016AE6" wp14:editId="38D05BF4">
            <wp:simplePos x="0" y="0"/>
            <wp:positionH relativeFrom="margin">
              <wp:align>center</wp:align>
            </wp:positionH>
            <wp:positionV relativeFrom="paragraph">
              <wp:posOffset>244475</wp:posOffset>
            </wp:positionV>
            <wp:extent cx="4991735" cy="8321040"/>
            <wp:effectExtent l="0" t="0" r="0" b="3810"/>
            <wp:wrapTopAndBottom/>
            <wp:docPr id="1747676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1735" cy="8321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C92" w:rsidRPr="00BD62C4">
        <w:rPr>
          <w:rFonts w:ascii="Arial" w:hAnsi="Arial" w:cs="Arial"/>
          <w:b/>
          <w:bCs/>
          <w:sz w:val="24"/>
          <w:szCs w:val="24"/>
        </w:rPr>
        <w:t>Diagrama de Casos de uso</w:t>
      </w:r>
    </w:p>
    <w:p w14:paraId="037264B3" w14:textId="771BF01D" w:rsidR="00BE01BB" w:rsidRPr="00BD62C4" w:rsidRDefault="00203DF4" w:rsidP="00B4578A">
      <w:pPr>
        <w:rPr>
          <w:rFonts w:ascii="Arial" w:hAnsi="Arial" w:cs="Arial"/>
          <w:b/>
          <w:bCs/>
          <w:sz w:val="24"/>
          <w:szCs w:val="24"/>
        </w:rPr>
      </w:pPr>
      <w:r w:rsidRPr="00BD62C4">
        <w:rPr>
          <w:rFonts w:ascii="Arial" w:hAnsi="Arial" w:cs="Arial"/>
          <w:noProof/>
        </w:rPr>
        <w:lastRenderedPageBreak/>
        <w:drawing>
          <wp:anchor distT="0" distB="0" distL="114300" distR="114300" simplePos="0" relativeHeight="251658240" behindDoc="0" locked="0" layoutInCell="1" allowOverlap="1" wp14:anchorId="73792F9D" wp14:editId="0A82A09F">
            <wp:simplePos x="0" y="0"/>
            <wp:positionH relativeFrom="column">
              <wp:posOffset>2339257</wp:posOffset>
            </wp:positionH>
            <wp:positionV relativeFrom="paragraph">
              <wp:posOffset>359</wp:posOffset>
            </wp:positionV>
            <wp:extent cx="2397760" cy="8863330"/>
            <wp:effectExtent l="0" t="0" r="2540" b="0"/>
            <wp:wrapSquare wrapText="bothSides"/>
            <wp:docPr id="2021427586" name="Imagen 2"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27586" name="Imagen 2" descr="Diagrama, Esquemátic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7760" cy="8863330"/>
                    </a:xfrm>
                    <a:prstGeom prst="rect">
                      <a:avLst/>
                    </a:prstGeom>
                    <a:noFill/>
                    <a:ln>
                      <a:noFill/>
                    </a:ln>
                  </pic:spPr>
                </pic:pic>
              </a:graphicData>
            </a:graphic>
          </wp:anchor>
        </w:drawing>
      </w:r>
      <w:r w:rsidR="00D62C92" w:rsidRPr="00BD62C4">
        <w:rPr>
          <w:rFonts w:ascii="Arial" w:hAnsi="Arial" w:cs="Arial"/>
          <w:b/>
          <w:bCs/>
          <w:sz w:val="24"/>
          <w:szCs w:val="24"/>
        </w:rPr>
        <w:t>Diagrama de secuencia</w:t>
      </w:r>
    </w:p>
    <w:p w14:paraId="5C9E4FC7" w14:textId="34D33C4D" w:rsidR="001C0D1B" w:rsidRPr="00BD62C4" w:rsidRDefault="001C0D1B" w:rsidP="00B4578A">
      <w:pPr>
        <w:rPr>
          <w:rFonts w:ascii="Arial" w:hAnsi="Arial" w:cs="Arial"/>
          <w:b/>
          <w:bCs/>
          <w:sz w:val="24"/>
          <w:szCs w:val="24"/>
        </w:rPr>
      </w:pPr>
    </w:p>
    <w:p w14:paraId="61BD7B9A" w14:textId="77777777" w:rsidR="00843DC6" w:rsidRPr="00BD62C4" w:rsidRDefault="0058737D">
      <w:pPr>
        <w:rPr>
          <w:rFonts w:ascii="Arial" w:hAnsi="Arial" w:cs="Arial"/>
          <w:b/>
          <w:bCs/>
          <w:sz w:val="24"/>
          <w:szCs w:val="24"/>
        </w:rPr>
      </w:pPr>
      <w:r w:rsidRPr="00BD62C4">
        <w:rPr>
          <w:rFonts w:ascii="Arial" w:hAnsi="Arial" w:cs="Arial"/>
          <w:b/>
          <w:bCs/>
          <w:sz w:val="24"/>
          <w:szCs w:val="24"/>
        </w:rPr>
        <w:br w:type="page"/>
      </w:r>
      <w:r w:rsidR="00843DC6" w:rsidRPr="00BD62C4">
        <w:rPr>
          <w:rFonts w:ascii="Arial" w:hAnsi="Arial" w:cs="Arial"/>
          <w:b/>
          <w:bCs/>
          <w:sz w:val="24"/>
          <w:szCs w:val="24"/>
        </w:rPr>
        <w:lastRenderedPageBreak/>
        <w:t>Diagrama de Clases</w:t>
      </w:r>
    </w:p>
    <w:p w14:paraId="1719E0B8" w14:textId="575158D0" w:rsidR="00843DC6" w:rsidRPr="00BD62C4" w:rsidRDefault="00843DC6">
      <w:pPr>
        <w:rPr>
          <w:rFonts w:ascii="Arial" w:hAnsi="Arial" w:cs="Arial"/>
          <w:b/>
          <w:bCs/>
          <w:sz w:val="24"/>
          <w:szCs w:val="24"/>
        </w:rPr>
      </w:pPr>
      <w:r w:rsidRPr="00BD62C4">
        <w:rPr>
          <w:rFonts w:ascii="Arial" w:hAnsi="Arial" w:cs="Arial"/>
          <w:noProof/>
        </w:rPr>
        <w:drawing>
          <wp:inline distT="0" distB="0" distL="0" distR="0" wp14:anchorId="66C8FD1A" wp14:editId="47A2AA9B">
            <wp:extent cx="5063386" cy="8293210"/>
            <wp:effectExtent l="0" t="0" r="4445" b="0"/>
            <wp:docPr id="1847304962" name="Imagen 3"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04962" name="Imagen 3" descr="Diagrama, Esquemátic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3386" cy="8293210"/>
                    </a:xfrm>
                    <a:prstGeom prst="rect">
                      <a:avLst/>
                    </a:prstGeom>
                    <a:noFill/>
                    <a:ln>
                      <a:noFill/>
                    </a:ln>
                  </pic:spPr>
                </pic:pic>
              </a:graphicData>
            </a:graphic>
          </wp:inline>
        </w:drawing>
      </w:r>
      <w:r w:rsidRPr="00BD62C4">
        <w:rPr>
          <w:rFonts w:ascii="Arial" w:hAnsi="Arial" w:cs="Arial"/>
          <w:b/>
          <w:bCs/>
          <w:sz w:val="24"/>
          <w:szCs w:val="24"/>
        </w:rPr>
        <w:br w:type="page"/>
      </w:r>
    </w:p>
    <w:p w14:paraId="6679FA11" w14:textId="22A4CF35" w:rsidR="0058737D" w:rsidRPr="00BD62C4" w:rsidRDefault="0058737D">
      <w:pPr>
        <w:rPr>
          <w:rFonts w:ascii="Arial" w:hAnsi="Arial" w:cs="Arial"/>
          <w:b/>
          <w:bCs/>
          <w:sz w:val="24"/>
          <w:szCs w:val="24"/>
        </w:rPr>
      </w:pPr>
    </w:p>
    <w:p w14:paraId="5F263823" w14:textId="4F762BC5" w:rsidR="00D62C92" w:rsidRPr="00BD62C4" w:rsidRDefault="004B4F4A" w:rsidP="00B4578A">
      <w:pPr>
        <w:rPr>
          <w:rFonts w:ascii="Arial" w:hAnsi="Arial" w:cs="Arial"/>
          <w:b/>
          <w:bCs/>
          <w:sz w:val="24"/>
          <w:szCs w:val="24"/>
        </w:rPr>
      </w:pPr>
      <w:r w:rsidRPr="00BD62C4">
        <w:rPr>
          <w:rFonts w:ascii="Arial" w:hAnsi="Arial" w:cs="Arial"/>
          <w:noProof/>
        </w:rPr>
        <w:drawing>
          <wp:anchor distT="0" distB="0" distL="114300" distR="114300" simplePos="0" relativeHeight="251660288" behindDoc="0" locked="0" layoutInCell="1" allowOverlap="1" wp14:anchorId="199ADEDF" wp14:editId="037A1377">
            <wp:simplePos x="0" y="0"/>
            <wp:positionH relativeFrom="page">
              <wp:align>right</wp:align>
            </wp:positionH>
            <wp:positionV relativeFrom="paragraph">
              <wp:posOffset>341825</wp:posOffset>
            </wp:positionV>
            <wp:extent cx="7516442" cy="5754321"/>
            <wp:effectExtent l="0" t="0" r="8890" b="0"/>
            <wp:wrapTopAndBottom/>
            <wp:docPr id="3656627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16442" cy="57543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C92" w:rsidRPr="00BD62C4">
        <w:rPr>
          <w:rFonts w:ascii="Arial" w:hAnsi="Arial" w:cs="Arial"/>
          <w:b/>
          <w:bCs/>
          <w:sz w:val="24"/>
          <w:szCs w:val="24"/>
        </w:rPr>
        <w:t>Diagram</w:t>
      </w:r>
      <w:r w:rsidR="0034752C" w:rsidRPr="00BD62C4">
        <w:rPr>
          <w:rFonts w:ascii="Arial" w:hAnsi="Arial" w:cs="Arial"/>
          <w:b/>
          <w:bCs/>
          <w:sz w:val="24"/>
          <w:szCs w:val="24"/>
        </w:rPr>
        <w:t>a</w:t>
      </w:r>
      <w:r w:rsidR="00D62C92" w:rsidRPr="00BD62C4">
        <w:rPr>
          <w:rFonts w:ascii="Arial" w:hAnsi="Arial" w:cs="Arial"/>
          <w:b/>
          <w:bCs/>
          <w:sz w:val="24"/>
          <w:szCs w:val="24"/>
        </w:rPr>
        <w:t xml:space="preserve"> de Estados</w:t>
      </w:r>
    </w:p>
    <w:p w14:paraId="61348F3A" w14:textId="1A3D85AA" w:rsidR="00D62C92" w:rsidRPr="00BD62C4" w:rsidRDefault="00D62C92" w:rsidP="00B4578A">
      <w:pPr>
        <w:rPr>
          <w:rFonts w:ascii="Arial" w:hAnsi="Arial" w:cs="Arial"/>
          <w:b/>
          <w:bCs/>
          <w:sz w:val="24"/>
          <w:szCs w:val="24"/>
        </w:rPr>
      </w:pPr>
    </w:p>
    <w:p w14:paraId="2916ECE2" w14:textId="5298EAD7" w:rsidR="00727403" w:rsidRDefault="00727403" w:rsidP="00B4578A">
      <w:pPr>
        <w:rPr>
          <w:rFonts w:ascii="Arial" w:hAnsi="Arial" w:cs="Arial"/>
          <w:b/>
          <w:bCs/>
          <w:sz w:val="24"/>
          <w:szCs w:val="24"/>
        </w:rPr>
      </w:pPr>
    </w:p>
    <w:p w14:paraId="2CCE1EE4" w14:textId="02A8886F" w:rsidR="00727403" w:rsidRDefault="00727403" w:rsidP="00B4578A">
      <w:pPr>
        <w:rPr>
          <w:rFonts w:ascii="Arial" w:hAnsi="Arial" w:cs="Arial"/>
          <w:b/>
          <w:bCs/>
          <w:sz w:val="24"/>
          <w:szCs w:val="24"/>
        </w:rPr>
      </w:pPr>
    </w:p>
    <w:p w14:paraId="2D22A998" w14:textId="237C1F1D" w:rsidR="00727403" w:rsidRDefault="00727403" w:rsidP="00B4578A">
      <w:pPr>
        <w:rPr>
          <w:rFonts w:ascii="Arial" w:hAnsi="Arial" w:cs="Arial"/>
          <w:b/>
          <w:bCs/>
          <w:sz w:val="24"/>
          <w:szCs w:val="24"/>
        </w:rPr>
      </w:pPr>
    </w:p>
    <w:p w14:paraId="5D0AD454" w14:textId="77777777" w:rsidR="00727403" w:rsidRDefault="00727403" w:rsidP="00B4578A">
      <w:pPr>
        <w:rPr>
          <w:rFonts w:ascii="Arial" w:hAnsi="Arial" w:cs="Arial"/>
          <w:b/>
          <w:bCs/>
          <w:sz w:val="24"/>
          <w:szCs w:val="24"/>
        </w:rPr>
      </w:pPr>
    </w:p>
    <w:p w14:paraId="7577B0A3" w14:textId="77777777" w:rsidR="00727403" w:rsidRDefault="00727403" w:rsidP="00B4578A">
      <w:pPr>
        <w:rPr>
          <w:rFonts w:ascii="Arial" w:hAnsi="Arial" w:cs="Arial"/>
          <w:b/>
          <w:bCs/>
          <w:sz w:val="24"/>
          <w:szCs w:val="24"/>
        </w:rPr>
      </w:pPr>
    </w:p>
    <w:p w14:paraId="6C00B84F" w14:textId="77777777" w:rsidR="00727403" w:rsidRDefault="00727403" w:rsidP="00B4578A">
      <w:pPr>
        <w:rPr>
          <w:rFonts w:ascii="Arial" w:hAnsi="Arial" w:cs="Arial"/>
          <w:b/>
          <w:bCs/>
          <w:sz w:val="24"/>
          <w:szCs w:val="24"/>
        </w:rPr>
      </w:pPr>
    </w:p>
    <w:p w14:paraId="3BAFF04A" w14:textId="77777777" w:rsidR="00727403" w:rsidRDefault="00727403" w:rsidP="00B4578A">
      <w:pPr>
        <w:rPr>
          <w:rFonts w:ascii="Arial" w:hAnsi="Arial" w:cs="Arial"/>
          <w:b/>
          <w:bCs/>
          <w:sz w:val="24"/>
          <w:szCs w:val="24"/>
        </w:rPr>
      </w:pPr>
    </w:p>
    <w:p w14:paraId="315569C9" w14:textId="2D0A02B6" w:rsidR="000F400D" w:rsidRDefault="004F1AE2" w:rsidP="00B4578A">
      <w:pPr>
        <w:rPr>
          <w:rFonts w:ascii="Arial" w:hAnsi="Arial" w:cs="Arial"/>
          <w:b/>
          <w:bCs/>
          <w:sz w:val="24"/>
          <w:szCs w:val="24"/>
        </w:rPr>
      </w:pPr>
      <w:r>
        <w:rPr>
          <w:noProof/>
        </w:rPr>
        <w:lastRenderedPageBreak/>
        <w:drawing>
          <wp:anchor distT="0" distB="0" distL="114300" distR="114300" simplePos="0" relativeHeight="251661312" behindDoc="0" locked="0" layoutInCell="1" allowOverlap="1" wp14:anchorId="54712DEA" wp14:editId="37EA8A6D">
            <wp:simplePos x="0" y="0"/>
            <wp:positionH relativeFrom="column">
              <wp:posOffset>-191770</wp:posOffset>
            </wp:positionH>
            <wp:positionV relativeFrom="paragraph">
              <wp:posOffset>287020</wp:posOffset>
            </wp:positionV>
            <wp:extent cx="5922645" cy="4241800"/>
            <wp:effectExtent l="0" t="0" r="1905" b="6350"/>
            <wp:wrapSquare wrapText="bothSides"/>
            <wp:docPr id="1778722232" name="Gráfico 1">
              <a:extLst xmlns:a="http://schemas.openxmlformats.org/drawingml/2006/main">
                <a:ext uri="{FF2B5EF4-FFF2-40B4-BE49-F238E27FC236}">
                  <a16:creationId xmlns:a16="http://schemas.microsoft.com/office/drawing/2014/main" id="{58A92436-1670-6359-31AD-1BD1333849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Pr>
          <w:rFonts w:ascii="Arial" w:hAnsi="Arial" w:cs="Arial"/>
          <w:b/>
          <w:bCs/>
          <w:sz w:val="24"/>
          <w:szCs w:val="24"/>
        </w:rPr>
        <w:t>Diagrama de Gantt</w:t>
      </w:r>
    </w:p>
    <w:p w14:paraId="137BAAC6" w14:textId="14CA396F" w:rsidR="004F1AE2" w:rsidRDefault="004F1AE2" w:rsidP="00B4578A">
      <w:pPr>
        <w:rPr>
          <w:rFonts w:ascii="Arial" w:hAnsi="Arial" w:cs="Arial"/>
          <w:b/>
          <w:bCs/>
          <w:sz w:val="24"/>
          <w:szCs w:val="24"/>
        </w:rPr>
      </w:pPr>
    </w:p>
    <w:p w14:paraId="2EEEF1C9" w14:textId="7C4F2C23" w:rsidR="000F400D" w:rsidRDefault="004F1AE2" w:rsidP="00B4578A">
      <w:pPr>
        <w:rPr>
          <w:rFonts w:ascii="Arial" w:hAnsi="Arial" w:cs="Arial"/>
          <w:b/>
          <w:bCs/>
          <w:sz w:val="24"/>
          <w:szCs w:val="24"/>
        </w:rPr>
      </w:pPr>
      <w:r>
        <w:rPr>
          <w:rFonts w:ascii="Arial" w:hAnsi="Arial" w:cs="Arial"/>
          <w:b/>
          <w:bCs/>
          <w:sz w:val="24"/>
          <w:szCs w:val="24"/>
        </w:rPr>
        <w:t xml:space="preserve">Diagrama de </w:t>
      </w:r>
      <w:proofErr w:type="spellStart"/>
      <w:r>
        <w:rPr>
          <w:rFonts w:ascii="Arial" w:hAnsi="Arial" w:cs="Arial"/>
          <w:b/>
          <w:bCs/>
          <w:sz w:val="24"/>
          <w:szCs w:val="24"/>
        </w:rPr>
        <w:t>Pert</w:t>
      </w:r>
      <w:proofErr w:type="spellEnd"/>
    </w:p>
    <w:p w14:paraId="07CB29AC" w14:textId="2438777D" w:rsidR="004F1AE2" w:rsidRDefault="004F1AE2" w:rsidP="00B4578A">
      <w:pPr>
        <w:rPr>
          <w:rFonts w:ascii="Arial" w:hAnsi="Arial" w:cs="Arial"/>
          <w:b/>
          <w:bCs/>
          <w:sz w:val="24"/>
          <w:szCs w:val="24"/>
        </w:rPr>
      </w:pPr>
      <w:r>
        <w:rPr>
          <w:rFonts w:ascii="Arial" w:hAnsi="Arial" w:cs="Arial"/>
          <w:b/>
          <w:bCs/>
          <w:sz w:val="24"/>
          <w:szCs w:val="24"/>
        </w:rPr>
        <w:t>[</w:t>
      </w:r>
      <w:r w:rsidR="001C0DF7">
        <w:rPr>
          <w:rFonts w:ascii="Arial" w:hAnsi="Arial" w:cs="Arial"/>
          <w:b/>
          <w:bCs/>
          <w:sz w:val="24"/>
          <w:szCs w:val="24"/>
        </w:rPr>
        <w:t xml:space="preserve">El diagrama está en un documento de </w:t>
      </w:r>
      <w:r w:rsidR="00C66AF8">
        <w:rPr>
          <w:rFonts w:ascii="Arial" w:hAnsi="Arial" w:cs="Arial"/>
          <w:b/>
          <w:bCs/>
          <w:sz w:val="24"/>
          <w:szCs w:val="24"/>
        </w:rPr>
        <w:t>Excel por</w:t>
      </w:r>
      <w:r w:rsidR="004C47DC">
        <w:rPr>
          <w:rFonts w:ascii="Arial" w:hAnsi="Arial" w:cs="Arial"/>
          <w:b/>
          <w:bCs/>
          <w:sz w:val="24"/>
          <w:szCs w:val="24"/>
        </w:rPr>
        <w:t xml:space="preserve"> ser muy grande</w:t>
      </w:r>
      <w:r>
        <w:rPr>
          <w:rFonts w:ascii="Arial" w:hAnsi="Arial" w:cs="Arial"/>
          <w:b/>
          <w:bCs/>
          <w:sz w:val="24"/>
          <w:szCs w:val="24"/>
        </w:rPr>
        <w:t>]</w:t>
      </w:r>
    </w:p>
    <w:p w14:paraId="67F49F31" w14:textId="77777777" w:rsidR="000F400D" w:rsidRDefault="000F400D" w:rsidP="00B4578A">
      <w:pPr>
        <w:rPr>
          <w:rFonts w:ascii="Arial" w:hAnsi="Arial" w:cs="Arial"/>
          <w:b/>
          <w:bCs/>
          <w:sz w:val="24"/>
          <w:szCs w:val="24"/>
        </w:rPr>
      </w:pPr>
    </w:p>
    <w:p w14:paraId="4C710F84" w14:textId="77777777" w:rsidR="000F400D" w:rsidRDefault="000F400D" w:rsidP="00B4578A">
      <w:pPr>
        <w:rPr>
          <w:rFonts w:ascii="Arial" w:hAnsi="Arial" w:cs="Arial"/>
          <w:b/>
          <w:bCs/>
          <w:sz w:val="24"/>
          <w:szCs w:val="24"/>
        </w:rPr>
      </w:pPr>
    </w:p>
    <w:p w14:paraId="79877B27" w14:textId="77777777" w:rsidR="000F400D" w:rsidRDefault="000F400D" w:rsidP="00B4578A">
      <w:pPr>
        <w:rPr>
          <w:rFonts w:ascii="Arial" w:hAnsi="Arial" w:cs="Arial"/>
          <w:b/>
          <w:bCs/>
          <w:sz w:val="24"/>
          <w:szCs w:val="24"/>
        </w:rPr>
      </w:pPr>
    </w:p>
    <w:p w14:paraId="6F8BE35D" w14:textId="77777777" w:rsidR="000F400D" w:rsidRDefault="000F400D" w:rsidP="00B4578A">
      <w:pPr>
        <w:rPr>
          <w:rFonts w:ascii="Arial" w:hAnsi="Arial" w:cs="Arial"/>
          <w:b/>
          <w:bCs/>
          <w:sz w:val="24"/>
          <w:szCs w:val="24"/>
        </w:rPr>
      </w:pPr>
    </w:p>
    <w:p w14:paraId="27A61A7D" w14:textId="77777777" w:rsidR="000F400D" w:rsidRDefault="000F400D" w:rsidP="00B4578A">
      <w:pPr>
        <w:rPr>
          <w:rFonts w:ascii="Arial" w:hAnsi="Arial" w:cs="Arial"/>
          <w:b/>
          <w:bCs/>
          <w:sz w:val="24"/>
          <w:szCs w:val="24"/>
        </w:rPr>
      </w:pPr>
    </w:p>
    <w:p w14:paraId="4D6C9DE1" w14:textId="77777777" w:rsidR="000F400D" w:rsidRDefault="000F400D" w:rsidP="00B4578A">
      <w:pPr>
        <w:rPr>
          <w:rFonts w:ascii="Arial" w:hAnsi="Arial" w:cs="Arial"/>
          <w:b/>
          <w:bCs/>
          <w:sz w:val="24"/>
          <w:szCs w:val="24"/>
        </w:rPr>
      </w:pPr>
    </w:p>
    <w:p w14:paraId="0342403E" w14:textId="77777777" w:rsidR="000F400D" w:rsidRDefault="000F400D" w:rsidP="00B4578A">
      <w:pPr>
        <w:rPr>
          <w:rFonts w:ascii="Arial" w:hAnsi="Arial" w:cs="Arial"/>
          <w:b/>
          <w:bCs/>
          <w:sz w:val="24"/>
          <w:szCs w:val="24"/>
        </w:rPr>
      </w:pPr>
    </w:p>
    <w:p w14:paraId="6C4A8B75" w14:textId="77777777" w:rsidR="000F400D" w:rsidRDefault="000F400D" w:rsidP="00B4578A">
      <w:pPr>
        <w:rPr>
          <w:rFonts w:ascii="Arial" w:hAnsi="Arial" w:cs="Arial"/>
          <w:b/>
          <w:bCs/>
          <w:sz w:val="24"/>
          <w:szCs w:val="24"/>
        </w:rPr>
      </w:pPr>
    </w:p>
    <w:p w14:paraId="41B7FAF3" w14:textId="77777777" w:rsidR="000F400D" w:rsidRDefault="000F400D" w:rsidP="00B4578A">
      <w:pPr>
        <w:rPr>
          <w:rFonts w:ascii="Arial" w:hAnsi="Arial" w:cs="Arial"/>
          <w:b/>
          <w:bCs/>
          <w:sz w:val="24"/>
          <w:szCs w:val="24"/>
        </w:rPr>
      </w:pPr>
    </w:p>
    <w:p w14:paraId="3E650D76" w14:textId="77777777" w:rsidR="000F400D" w:rsidRDefault="000F400D" w:rsidP="00B4578A">
      <w:pPr>
        <w:rPr>
          <w:rFonts w:ascii="Arial" w:hAnsi="Arial" w:cs="Arial"/>
          <w:b/>
          <w:bCs/>
          <w:sz w:val="24"/>
          <w:szCs w:val="24"/>
        </w:rPr>
      </w:pPr>
    </w:p>
    <w:p w14:paraId="4A1FFA40" w14:textId="77777777" w:rsidR="000F400D" w:rsidRDefault="000F400D" w:rsidP="00B4578A">
      <w:pPr>
        <w:rPr>
          <w:rFonts w:ascii="Arial" w:hAnsi="Arial" w:cs="Arial"/>
          <w:b/>
          <w:bCs/>
          <w:sz w:val="24"/>
          <w:szCs w:val="24"/>
        </w:rPr>
      </w:pPr>
    </w:p>
    <w:p w14:paraId="6F82DA28" w14:textId="77777777" w:rsidR="000F400D" w:rsidRDefault="000F400D" w:rsidP="00B4578A">
      <w:pPr>
        <w:rPr>
          <w:rFonts w:ascii="Arial" w:hAnsi="Arial" w:cs="Arial"/>
          <w:b/>
          <w:bCs/>
          <w:sz w:val="24"/>
          <w:szCs w:val="24"/>
        </w:rPr>
      </w:pPr>
    </w:p>
    <w:p w14:paraId="0C1737F8" w14:textId="6E05CC7D" w:rsidR="00FC3258" w:rsidRPr="00BD62C4" w:rsidRDefault="00613964" w:rsidP="00B4578A">
      <w:pPr>
        <w:rPr>
          <w:rFonts w:ascii="Arial" w:hAnsi="Arial" w:cs="Arial"/>
          <w:b/>
          <w:bCs/>
          <w:sz w:val="24"/>
          <w:szCs w:val="24"/>
        </w:rPr>
      </w:pPr>
      <w:r w:rsidRPr="00BD62C4">
        <w:rPr>
          <w:rFonts w:ascii="Arial" w:hAnsi="Arial" w:cs="Arial"/>
          <w:b/>
          <w:bCs/>
          <w:sz w:val="24"/>
          <w:szCs w:val="24"/>
        </w:rPr>
        <w:lastRenderedPageBreak/>
        <w:t>Conclusión</w:t>
      </w:r>
    </w:p>
    <w:p w14:paraId="22E2CF99" w14:textId="5A42FCBE" w:rsidR="00727403" w:rsidRPr="00727403" w:rsidRDefault="00727403" w:rsidP="00727403">
      <w:pPr>
        <w:rPr>
          <w:rFonts w:ascii="Arial" w:hAnsi="Arial" w:cs="Arial"/>
          <w:sz w:val="24"/>
          <w:szCs w:val="24"/>
        </w:rPr>
      </w:pPr>
      <w:r w:rsidRPr="00727403">
        <w:rPr>
          <w:rFonts w:ascii="Arial" w:hAnsi="Arial" w:cs="Arial"/>
          <w:sz w:val="24"/>
          <w:szCs w:val="24"/>
        </w:rPr>
        <w:t>La implementación de esta aplicación no solo optimizará el proceso de registro de asistencia, sino que también proporcionará una herramienta eficiente</w:t>
      </w:r>
      <w:r w:rsidR="00552C7E">
        <w:rPr>
          <w:rFonts w:ascii="Arial" w:hAnsi="Arial" w:cs="Arial"/>
          <w:sz w:val="24"/>
          <w:szCs w:val="24"/>
        </w:rPr>
        <w:t xml:space="preserve">, </w:t>
      </w:r>
      <w:r w:rsidRPr="00727403">
        <w:rPr>
          <w:rFonts w:ascii="Arial" w:hAnsi="Arial" w:cs="Arial"/>
          <w:sz w:val="24"/>
          <w:szCs w:val="24"/>
        </w:rPr>
        <w:t xml:space="preserve">precisa para la gestión de </w:t>
      </w:r>
      <w:r w:rsidR="00A62C8D">
        <w:rPr>
          <w:rFonts w:ascii="Arial" w:hAnsi="Arial" w:cs="Arial"/>
          <w:sz w:val="24"/>
          <w:szCs w:val="24"/>
        </w:rPr>
        <w:t>asistencias</w:t>
      </w:r>
      <w:r w:rsidR="00552C7E">
        <w:rPr>
          <w:rFonts w:ascii="Arial" w:hAnsi="Arial" w:cs="Arial"/>
          <w:sz w:val="24"/>
          <w:szCs w:val="24"/>
        </w:rPr>
        <w:t xml:space="preserve"> y fácil de usar</w:t>
      </w:r>
      <w:r w:rsidRPr="00727403">
        <w:rPr>
          <w:rFonts w:ascii="Arial" w:hAnsi="Arial" w:cs="Arial"/>
          <w:sz w:val="24"/>
          <w:szCs w:val="24"/>
        </w:rPr>
        <w:t>, beneficiando tanto a profesores como a estudiantes.</w:t>
      </w:r>
    </w:p>
    <w:p w14:paraId="1ADAB3D4" w14:textId="09973011" w:rsidR="00C91D71" w:rsidRDefault="00C91D71" w:rsidP="00C91D71">
      <w:pPr>
        <w:rPr>
          <w:rFonts w:ascii="Arial" w:hAnsi="Arial" w:cs="Arial"/>
          <w:sz w:val="24"/>
          <w:szCs w:val="24"/>
        </w:rPr>
      </w:pPr>
      <w:r w:rsidRPr="00C91D71">
        <w:rPr>
          <w:rFonts w:ascii="Arial" w:hAnsi="Arial" w:cs="Arial"/>
          <w:sz w:val="24"/>
          <w:szCs w:val="24"/>
        </w:rPr>
        <w:t>Esta propuesta promete simplificar significativamente el proceso de registro de asistencia, mejorando la precisión y eficiencia de este. Al automatizar la captura de datos y la generación de reportes, se reduce la carga administrativa para los profesores, permitiéndoles enfocarse más en la enseñanza. Además, el uso de tecnología moderna asegura una mayor adaptabilidad y accesibilidad, beneficiando tanto a los estudiantes como a los educadores.</w:t>
      </w:r>
    </w:p>
    <w:p w14:paraId="4F65BE7F" w14:textId="18A48636" w:rsidR="003774AF" w:rsidRPr="00C91D71" w:rsidRDefault="00613389" w:rsidP="00C91D71">
      <w:pPr>
        <w:rPr>
          <w:rFonts w:ascii="Arial" w:hAnsi="Arial" w:cs="Arial"/>
          <w:sz w:val="24"/>
          <w:szCs w:val="24"/>
        </w:rPr>
      </w:pPr>
      <w:r>
        <w:rPr>
          <w:rFonts w:ascii="Arial" w:hAnsi="Arial" w:cs="Arial"/>
          <w:sz w:val="24"/>
          <w:szCs w:val="24"/>
        </w:rPr>
        <w:t xml:space="preserve">También permite </w:t>
      </w:r>
      <w:r w:rsidR="00C12126">
        <w:rPr>
          <w:rFonts w:ascii="Arial" w:hAnsi="Arial" w:cs="Arial"/>
          <w:sz w:val="24"/>
          <w:szCs w:val="24"/>
        </w:rPr>
        <w:t xml:space="preserve">que </w:t>
      </w:r>
      <w:r w:rsidR="00E86BA7">
        <w:rPr>
          <w:rFonts w:ascii="Arial" w:hAnsi="Arial" w:cs="Arial"/>
          <w:sz w:val="24"/>
          <w:szCs w:val="24"/>
        </w:rPr>
        <w:t>los errores en asistencias sean</w:t>
      </w:r>
      <w:r w:rsidR="00A90A3A">
        <w:rPr>
          <w:rFonts w:ascii="Arial" w:hAnsi="Arial" w:cs="Arial"/>
          <w:sz w:val="24"/>
          <w:szCs w:val="24"/>
        </w:rPr>
        <w:t xml:space="preserve"> </w:t>
      </w:r>
      <w:r w:rsidR="00A64E40">
        <w:rPr>
          <w:rFonts w:ascii="Arial" w:hAnsi="Arial" w:cs="Arial"/>
          <w:sz w:val="24"/>
          <w:szCs w:val="24"/>
        </w:rPr>
        <w:t>minimizados</w:t>
      </w:r>
      <w:r w:rsidR="00A90A3A">
        <w:rPr>
          <w:rFonts w:ascii="Arial" w:hAnsi="Arial" w:cs="Arial"/>
          <w:sz w:val="24"/>
          <w:szCs w:val="24"/>
        </w:rPr>
        <w:t xml:space="preserve"> </w:t>
      </w:r>
      <w:r w:rsidR="00911FE1">
        <w:rPr>
          <w:rFonts w:ascii="Arial" w:hAnsi="Arial" w:cs="Arial"/>
          <w:sz w:val="24"/>
          <w:szCs w:val="24"/>
        </w:rPr>
        <w:t xml:space="preserve">y el manejo de las listas de estudiantes se optimice </w:t>
      </w:r>
      <w:r w:rsidR="00771403">
        <w:rPr>
          <w:rFonts w:ascii="Arial" w:hAnsi="Arial" w:cs="Arial"/>
          <w:sz w:val="24"/>
          <w:szCs w:val="24"/>
        </w:rPr>
        <w:t xml:space="preserve">en </w:t>
      </w:r>
      <w:r w:rsidR="004141D6">
        <w:rPr>
          <w:rFonts w:ascii="Arial" w:hAnsi="Arial" w:cs="Arial"/>
          <w:sz w:val="24"/>
          <w:szCs w:val="24"/>
        </w:rPr>
        <w:t xml:space="preserve">el área de </w:t>
      </w:r>
      <w:r w:rsidR="00771403">
        <w:rPr>
          <w:rFonts w:ascii="Arial" w:hAnsi="Arial" w:cs="Arial"/>
          <w:sz w:val="24"/>
          <w:szCs w:val="24"/>
        </w:rPr>
        <w:t>administración de</w:t>
      </w:r>
      <w:r w:rsidR="004141D6">
        <w:rPr>
          <w:rFonts w:ascii="Arial" w:hAnsi="Arial" w:cs="Arial"/>
          <w:sz w:val="24"/>
          <w:szCs w:val="24"/>
        </w:rPr>
        <w:t xml:space="preserve">l </w:t>
      </w:r>
      <w:r w:rsidR="00CD3C14">
        <w:rPr>
          <w:rFonts w:ascii="Arial" w:hAnsi="Arial" w:cs="Arial"/>
          <w:sz w:val="24"/>
          <w:szCs w:val="24"/>
        </w:rPr>
        <w:t>centro educativo</w:t>
      </w:r>
      <w:r w:rsidR="00771403">
        <w:rPr>
          <w:rFonts w:ascii="Arial" w:hAnsi="Arial" w:cs="Arial"/>
          <w:sz w:val="24"/>
          <w:szCs w:val="24"/>
        </w:rPr>
        <w:t xml:space="preserve"> </w:t>
      </w:r>
      <w:r w:rsidR="00911FE1">
        <w:rPr>
          <w:rFonts w:ascii="Arial" w:hAnsi="Arial" w:cs="Arial"/>
          <w:sz w:val="24"/>
          <w:szCs w:val="24"/>
        </w:rPr>
        <w:t>y mantenga un orden especifico con meno</w:t>
      </w:r>
      <w:r w:rsidR="00F3510E">
        <w:rPr>
          <w:rFonts w:ascii="Arial" w:hAnsi="Arial" w:cs="Arial"/>
          <w:sz w:val="24"/>
          <w:szCs w:val="24"/>
        </w:rPr>
        <w:t>r esfuerzo</w:t>
      </w:r>
      <w:r w:rsidR="00E23795">
        <w:rPr>
          <w:rFonts w:ascii="Arial" w:hAnsi="Arial" w:cs="Arial"/>
          <w:sz w:val="24"/>
          <w:szCs w:val="24"/>
        </w:rPr>
        <w:t>.</w:t>
      </w:r>
      <w:r w:rsidR="00771403">
        <w:rPr>
          <w:rFonts w:ascii="Arial" w:hAnsi="Arial" w:cs="Arial"/>
          <w:sz w:val="24"/>
          <w:szCs w:val="24"/>
        </w:rPr>
        <w:t xml:space="preserve"> </w:t>
      </w:r>
    </w:p>
    <w:p w14:paraId="533195BF" w14:textId="3F9A7B58" w:rsidR="00C91D71" w:rsidRPr="00C91D71" w:rsidRDefault="00C91D71" w:rsidP="00C91D71">
      <w:pPr>
        <w:rPr>
          <w:rFonts w:ascii="Arial" w:hAnsi="Arial" w:cs="Arial"/>
          <w:b/>
          <w:bCs/>
          <w:sz w:val="24"/>
          <w:szCs w:val="24"/>
        </w:rPr>
      </w:pPr>
    </w:p>
    <w:p w14:paraId="304A9009" w14:textId="77777777" w:rsidR="00C91D71" w:rsidRPr="00C91D71" w:rsidRDefault="00C91D71" w:rsidP="00C91D71">
      <w:pPr>
        <w:rPr>
          <w:rFonts w:ascii="Arial" w:hAnsi="Arial" w:cs="Arial"/>
          <w:b/>
          <w:bCs/>
          <w:sz w:val="24"/>
          <w:szCs w:val="24"/>
        </w:rPr>
      </w:pPr>
    </w:p>
    <w:p w14:paraId="37848655" w14:textId="77777777" w:rsidR="00C91D71" w:rsidRPr="00C91D71" w:rsidRDefault="00C91D71" w:rsidP="00C91D71">
      <w:pPr>
        <w:rPr>
          <w:rFonts w:ascii="Arial" w:hAnsi="Arial" w:cs="Arial"/>
          <w:b/>
          <w:bCs/>
          <w:sz w:val="24"/>
          <w:szCs w:val="24"/>
        </w:rPr>
      </w:pPr>
    </w:p>
    <w:p w14:paraId="72223548" w14:textId="77777777" w:rsidR="00C91D71" w:rsidRPr="00C91D71" w:rsidRDefault="00C91D71" w:rsidP="00C91D71">
      <w:pPr>
        <w:rPr>
          <w:rFonts w:ascii="Arial" w:hAnsi="Arial" w:cs="Arial"/>
          <w:b/>
          <w:bCs/>
          <w:sz w:val="24"/>
          <w:szCs w:val="24"/>
        </w:rPr>
      </w:pPr>
    </w:p>
    <w:p w14:paraId="2562F329" w14:textId="77777777" w:rsidR="00C91D71" w:rsidRPr="00C91D71" w:rsidRDefault="00C91D71" w:rsidP="00C91D71">
      <w:pPr>
        <w:rPr>
          <w:rFonts w:ascii="Arial" w:hAnsi="Arial" w:cs="Arial"/>
          <w:b/>
          <w:bCs/>
          <w:sz w:val="24"/>
          <w:szCs w:val="24"/>
        </w:rPr>
      </w:pPr>
    </w:p>
    <w:p w14:paraId="7242DA80" w14:textId="77777777" w:rsidR="00727403" w:rsidRPr="00727403" w:rsidRDefault="00727403" w:rsidP="00727403">
      <w:pPr>
        <w:rPr>
          <w:rFonts w:ascii="Arial" w:hAnsi="Arial" w:cs="Arial"/>
          <w:b/>
          <w:bCs/>
          <w:sz w:val="24"/>
          <w:szCs w:val="24"/>
        </w:rPr>
      </w:pPr>
    </w:p>
    <w:p w14:paraId="09C54A01" w14:textId="77777777" w:rsidR="00727403" w:rsidRPr="00727403" w:rsidRDefault="00727403" w:rsidP="00727403">
      <w:pPr>
        <w:rPr>
          <w:rFonts w:ascii="Arial" w:hAnsi="Arial" w:cs="Arial"/>
          <w:b/>
          <w:bCs/>
          <w:sz w:val="24"/>
          <w:szCs w:val="24"/>
        </w:rPr>
      </w:pPr>
    </w:p>
    <w:p w14:paraId="70B4B23F" w14:textId="77777777" w:rsidR="00727403" w:rsidRPr="00727403" w:rsidRDefault="00727403" w:rsidP="00727403">
      <w:pPr>
        <w:rPr>
          <w:rFonts w:ascii="Arial" w:hAnsi="Arial" w:cs="Arial"/>
          <w:b/>
          <w:bCs/>
          <w:sz w:val="24"/>
          <w:szCs w:val="24"/>
        </w:rPr>
      </w:pPr>
    </w:p>
    <w:p w14:paraId="5F270954" w14:textId="77777777" w:rsidR="00727403" w:rsidRPr="00727403" w:rsidRDefault="00727403" w:rsidP="00727403">
      <w:pPr>
        <w:rPr>
          <w:rFonts w:ascii="Arial" w:hAnsi="Arial" w:cs="Arial"/>
          <w:b/>
          <w:bCs/>
          <w:sz w:val="24"/>
          <w:szCs w:val="24"/>
        </w:rPr>
      </w:pPr>
    </w:p>
    <w:p w14:paraId="779DD1D3" w14:textId="77777777" w:rsidR="00727403" w:rsidRPr="00727403" w:rsidRDefault="00727403" w:rsidP="00727403">
      <w:pPr>
        <w:rPr>
          <w:rFonts w:ascii="Arial" w:hAnsi="Arial" w:cs="Arial"/>
          <w:b/>
          <w:bCs/>
          <w:sz w:val="24"/>
          <w:szCs w:val="24"/>
        </w:rPr>
      </w:pPr>
    </w:p>
    <w:p w14:paraId="162EF402" w14:textId="77777777" w:rsidR="00613964" w:rsidRDefault="00613964" w:rsidP="00B4578A">
      <w:pPr>
        <w:rPr>
          <w:rFonts w:ascii="Arial" w:hAnsi="Arial" w:cs="Arial"/>
          <w:b/>
          <w:bCs/>
          <w:sz w:val="24"/>
          <w:szCs w:val="24"/>
        </w:rPr>
      </w:pPr>
    </w:p>
    <w:p w14:paraId="7D68D349" w14:textId="77777777" w:rsidR="00727403" w:rsidRDefault="00727403" w:rsidP="00B4578A">
      <w:pPr>
        <w:rPr>
          <w:rFonts w:ascii="Arial" w:hAnsi="Arial" w:cs="Arial"/>
          <w:b/>
          <w:bCs/>
          <w:sz w:val="24"/>
          <w:szCs w:val="24"/>
        </w:rPr>
      </w:pPr>
    </w:p>
    <w:p w14:paraId="45538B33" w14:textId="77777777" w:rsidR="00727403" w:rsidRDefault="00727403" w:rsidP="00B4578A">
      <w:pPr>
        <w:rPr>
          <w:rFonts w:ascii="Arial" w:hAnsi="Arial" w:cs="Arial"/>
          <w:b/>
          <w:bCs/>
          <w:sz w:val="24"/>
          <w:szCs w:val="24"/>
        </w:rPr>
      </w:pPr>
    </w:p>
    <w:p w14:paraId="4E15E9B5" w14:textId="77777777" w:rsidR="00727403" w:rsidRDefault="00727403" w:rsidP="00B4578A">
      <w:pPr>
        <w:rPr>
          <w:rFonts w:ascii="Arial" w:hAnsi="Arial" w:cs="Arial"/>
          <w:b/>
          <w:bCs/>
          <w:sz w:val="24"/>
          <w:szCs w:val="24"/>
        </w:rPr>
      </w:pPr>
    </w:p>
    <w:p w14:paraId="3B4DD997" w14:textId="77777777" w:rsidR="00727403" w:rsidRPr="00BD62C4" w:rsidRDefault="00727403" w:rsidP="00B4578A">
      <w:pPr>
        <w:rPr>
          <w:rFonts w:ascii="Arial" w:hAnsi="Arial" w:cs="Arial"/>
          <w:b/>
          <w:bCs/>
          <w:sz w:val="24"/>
          <w:szCs w:val="24"/>
        </w:rPr>
      </w:pPr>
    </w:p>
    <w:p w14:paraId="4C197C91" w14:textId="77777777" w:rsidR="00B70C7F" w:rsidRDefault="00B70C7F" w:rsidP="00B4578A">
      <w:pPr>
        <w:rPr>
          <w:rFonts w:ascii="Arial" w:hAnsi="Arial" w:cs="Arial"/>
          <w:b/>
          <w:bCs/>
          <w:sz w:val="24"/>
          <w:szCs w:val="24"/>
        </w:rPr>
      </w:pPr>
    </w:p>
    <w:p w14:paraId="2EEE85D7" w14:textId="77777777" w:rsidR="00B70C7F" w:rsidRDefault="00B70C7F" w:rsidP="00B4578A">
      <w:pPr>
        <w:rPr>
          <w:rFonts w:ascii="Arial" w:hAnsi="Arial" w:cs="Arial"/>
          <w:b/>
          <w:bCs/>
          <w:sz w:val="24"/>
          <w:szCs w:val="24"/>
        </w:rPr>
      </w:pPr>
    </w:p>
    <w:p w14:paraId="54FB6D33" w14:textId="77777777" w:rsidR="00B70C7F" w:rsidRDefault="00B70C7F" w:rsidP="00B4578A">
      <w:pPr>
        <w:rPr>
          <w:rFonts w:ascii="Arial" w:hAnsi="Arial" w:cs="Arial"/>
          <w:b/>
          <w:bCs/>
          <w:sz w:val="24"/>
          <w:szCs w:val="24"/>
        </w:rPr>
      </w:pPr>
    </w:p>
    <w:p w14:paraId="2B837BE5" w14:textId="77777777" w:rsidR="00B70C7F" w:rsidRDefault="00B70C7F" w:rsidP="00B4578A">
      <w:pPr>
        <w:rPr>
          <w:rFonts w:ascii="Arial" w:hAnsi="Arial" w:cs="Arial"/>
          <w:b/>
          <w:bCs/>
          <w:sz w:val="24"/>
          <w:szCs w:val="24"/>
        </w:rPr>
      </w:pPr>
    </w:p>
    <w:p w14:paraId="7AA06D77" w14:textId="77777777" w:rsidR="00B70C7F" w:rsidRDefault="00B70C7F" w:rsidP="00B4578A">
      <w:pPr>
        <w:rPr>
          <w:rFonts w:ascii="Arial" w:hAnsi="Arial" w:cs="Arial"/>
          <w:b/>
          <w:bCs/>
          <w:sz w:val="24"/>
          <w:szCs w:val="24"/>
        </w:rPr>
      </w:pPr>
    </w:p>
    <w:p w14:paraId="75698586" w14:textId="362C4C75" w:rsidR="0053478C" w:rsidRDefault="00215C9A" w:rsidP="00B4578A">
      <w:pPr>
        <w:rPr>
          <w:rFonts w:ascii="Arial" w:hAnsi="Arial" w:cs="Arial"/>
          <w:b/>
          <w:bCs/>
          <w:sz w:val="24"/>
          <w:szCs w:val="24"/>
        </w:rPr>
      </w:pPr>
      <w:r w:rsidRPr="00BD62C4">
        <w:rPr>
          <w:rFonts w:ascii="Arial" w:hAnsi="Arial" w:cs="Arial"/>
          <w:b/>
          <w:bCs/>
          <w:sz w:val="24"/>
          <w:szCs w:val="24"/>
        </w:rPr>
        <w:lastRenderedPageBreak/>
        <w:t>Bibliografía</w:t>
      </w:r>
    </w:p>
    <w:p w14:paraId="278A784C" w14:textId="4DDF4BFB" w:rsidR="00EF29C3" w:rsidRDefault="00F43430" w:rsidP="00B4578A">
      <w:pPr>
        <w:rPr>
          <w:rFonts w:ascii="Arial" w:hAnsi="Arial" w:cs="Arial"/>
          <w:b/>
          <w:bCs/>
          <w:sz w:val="24"/>
          <w:szCs w:val="24"/>
        </w:rPr>
      </w:pPr>
      <w:r>
        <w:rPr>
          <w:rFonts w:ascii="Arial" w:hAnsi="Arial" w:cs="Arial"/>
          <w:b/>
          <w:bCs/>
          <w:sz w:val="24"/>
          <w:szCs w:val="24"/>
        </w:rPr>
        <w:t xml:space="preserve">Ley </w:t>
      </w:r>
      <w:r w:rsidR="002C7994">
        <w:rPr>
          <w:rFonts w:ascii="Arial" w:hAnsi="Arial" w:cs="Arial"/>
          <w:b/>
          <w:bCs/>
          <w:sz w:val="24"/>
          <w:szCs w:val="24"/>
        </w:rPr>
        <w:t xml:space="preserve">de </w:t>
      </w:r>
      <w:r w:rsidR="0027781D">
        <w:rPr>
          <w:rFonts w:ascii="Arial" w:hAnsi="Arial" w:cs="Arial"/>
          <w:b/>
          <w:bCs/>
          <w:sz w:val="24"/>
          <w:szCs w:val="24"/>
        </w:rPr>
        <w:t>protección de datos personales</w:t>
      </w:r>
    </w:p>
    <w:p w14:paraId="6C11891E" w14:textId="08237E2B" w:rsidR="0027781D" w:rsidRPr="00F74264" w:rsidRDefault="00D77DC9" w:rsidP="00B4578A">
      <w:pPr>
        <w:rPr>
          <w:rFonts w:cs="Arial"/>
          <w:i/>
          <w:iCs/>
          <w:sz w:val="24"/>
          <w:szCs w:val="24"/>
        </w:rPr>
      </w:pPr>
      <w:r w:rsidRPr="00C84570">
        <w:rPr>
          <w:rFonts w:cs="Arial"/>
          <w:i/>
          <w:iCs/>
          <w:sz w:val="24"/>
          <w:szCs w:val="24"/>
        </w:rPr>
        <w:t>L</w:t>
      </w:r>
      <w:r w:rsidR="001D1694" w:rsidRPr="00C84570">
        <w:rPr>
          <w:rFonts w:cs="Arial"/>
          <w:i/>
          <w:iCs/>
          <w:sz w:val="24"/>
          <w:szCs w:val="24"/>
        </w:rPr>
        <w:t>ey</w:t>
      </w:r>
      <w:r w:rsidRPr="00C84570">
        <w:rPr>
          <w:rFonts w:cs="Arial"/>
          <w:i/>
          <w:iCs/>
          <w:sz w:val="24"/>
          <w:szCs w:val="24"/>
        </w:rPr>
        <w:t xml:space="preserve"> </w:t>
      </w:r>
      <w:proofErr w:type="spellStart"/>
      <w:r w:rsidRPr="00C84570">
        <w:rPr>
          <w:rFonts w:cs="Arial"/>
          <w:i/>
          <w:iCs/>
          <w:sz w:val="24"/>
          <w:szCs w:val="24"/>
        </w:rPr>
        <w:t>N</w:t>
      </w:r>
      <w:r w:rsidR="00753494" w:rsidRPr="00C84570">
        <w:rPr>
          <w:i/>
          <w:iCs/>
        </w:rPr>
        <w:t>°</w:t>
      </w:r>
      <w:proofErr w:type="spellEnd"/>
      <w:r w:rsidR="00753494">
        <w:rPr>
          <w:i/>
          <w:iCs/>
        </w:rPr>
        <w:t xml:space="preserve"> </w:t>
      </w:r>
      <w:proofErr w:type="gramStart"/>
      <w:r w:rsidR="00753494" w:rsidRPr="00C84570">
        <w:rPr>
          <w:i/>
          <w:iCs/>
        </w:rPr>
        <w:t>787</w:t>
      </w:r>
      <w:r w:rsidRPr="00C84570">
        <w:rPr>
          <w:i/>
          <w:iCs/>
        </w:rPr>
        <w:t xml:space="preserve"> </w:t>
      </w:r>
      <w:r w:rsidR="005F4DEE" w:rsidRPr="00C84570">
        <w:rPr>
          <w:i/>
          <w:iCs/>
        </w:rPr>
        <w:t xml:space="preserve"> de</w:t>
      </w:r>
      <w:proofErr w:type="gramEnd"/>
      <w:r w:rsidR="005F4DEE" w:rsidRPr="00C84570">
        <w:rPr>
          <w:i/>
          <w:iCs/>
        </w:rPr>
        <w:t xml:space="preserve"> protección de datos personales </w:t>
      </w:r>
      <w:r w:rsidR="00CA2BBE">
        <w:rPr>
          <w:i/>
          <w:iCs/>
        </w:rPr>
        <w:t>(</w:t>
      </w:r>
      <w:r w:rsidR="00E930DB">
        <w:rPr>
          <w:i/>
          <w:iCs/>
        </w:rPr>
        <w:t>2012, 21 marzo</w:t>
      </w:r>
      <w:r w:rsidR="00CA2BBE">
        <w:rPr>
          <w:i/>
          <w:iCs/>
        </w:rPr>
        <w:t>)</w:t>
      </w:r>
      <w:r w:rsidR="00753494">
        <w:rPr>
          <w:i/>
          <w:iCs/>
        </w:rPr>
        <w:t xml:space="preserve">. </w:t>
      </w:r>
      <w:hyperlink r:id="rId14" w:history="1">
        <w:r w:rsidR="00753494" w:rsidRPr="00447BFA">
          <w:rPr>
            <w:rStyle w:val="Hipervnculo"/>
            <w:i/>
            <w:iCs/>
          </w:rPr>
          <w:t>http://legislacion.asamblea.gob.ni/normaweb.nsf/9e314815a08d4a6206257265005d21f9/e5d37e9b4827fc06062579ed0076ce1d</w:t>
        </w:r>
      </w:hyperlink>
      <w:r w:rsidR="00C423CD" w:rsidRPr="00F74264">
        <w:rPr>
          <w:i/>
          <w:iCs/>
        </w:rPr>
        <w:t xml:space="preserve"> </w:t>
      </w:r>
    </w:p>
    <w:p w14:paraId="52FD61DC" w14:textId="77777777" w:rsidR="001931BA" w:rsidRDefault="001931BA" w:rsidP="001931BA">
      <w:pPr>
        <w:rPr>
          <w:rFonts w:ascii="Arial" w:hAnsi="Arial" w:cs="Arial"/>
          <w:b/>
          <w:bCs/>
          <w:sz w:val="28"/>
          <w:szCs w:val="28"/>
        </w:rPr>
      </w:pPr>
      <w:r>
        <w:rPr>
          <w:rFonts w:ascii="Arial" w:hAnsi="Arial" w:cs="Arial"/>
          <w:b/>
          <w:bCs/>
          <w:sz w:val="24"/>
          <w:szCs w:val="24"/>
          <w:lang w:eastAsia="es-ES"/>
        </w:rPr>
        <w:t>Protección de tu Código Fuente</w:t>
      </w:r>
    </w:p>
    <w:p w14:paraId="5F240EDE" w14:textId="65A5DFEE" w:rsidR="001931BA" w:rsidRDefault="001931BA" w:rsidP="001D1694">
      <w:pPr>
        <w:pStyle w:val="NormalWeb"/>
        <w:spacing w:before="0" w:beforeAutospacing="0" w:after="0" w:afterAutospacing="0" w:line="480" w:lineRule="auto"/>
        <w:ind w:left="720" w:hanging="720"/>
        <w:rPr>
          <w:rFonts w:eastAsiaTheme="majorEastAsia"/>
        </w:rPr>
      </w:pPr>
      <w:proofErr w:type="spellStart"/>
      <w:r>
        <w:t>Sistemius</w:t>
      </w:r>
      <w:proofErr w:type="spellEnd"/>
      <w:r>
        <w:t xml:space="preserve">. (2021, 21 septiembre). ¿Cómo proteger legalmente el Código Fuente? - </w:t>
      </w:r>
      <w:proofErr w:type="spellStart"/>
      <w:r>
        <w:t>Sistemius</w:t>
      </w:r>
      <w:proofErr w:type="spellEnd"/>
      <w:r>
        <w:t xml:space="preserve">. </w:t>
      </w:r>
      <w:proofErr w:type="spellStart"/>
      <w:r>
        <w:rPr>
          <w:i/>
          <w:iCs/>
        </w:rPr>
        <w:t>Sistemius</w:t>
      </w:r>
      <w:proofErr w:type="spellEnd"/>
      <w:r>
        <w:t xml:space="preserve">. </w:t>
      </w:r>
      <w:hyperlink r:id="rId15" w:history="1">
        <w:r>
          <w:rPr>
            <w:rStyle w:val="Hipervnculo"/>
            <w:rFonts w:eastAsiaTheme="majorEastAsia"/>
          </w:rPr>
          <w:t>https://www.sistemius.com/proteger-legalmente-el-codigo-fuente/</w:t>
        </w:r>
      </w:hyperlink>
    </w:p>
    <w:p w14:paraId="055B311F" w14:textId="77777777" w:rsidR="001931BA" w:rsidRDefault="001931BA" w:rsidP="001931BA">
      <w:pPr>
        <w:rPr>
          <w:rFonts w:ascii="Arial" w:hAnsi="Arial" w:cs="Arial"/>
          <w:b/>
          <w:bCs/>
          <w:sz w:val="28"/>
          <w:szCs w:val="28"/>
        </w:rPr>
      </w:pPr>
      <w:r>
        <w:rPr>
          <w:rFonts w:ascii="Arial" w:hAnsi="Arial" w:cs="Arial"/>
          <w:b/>
          <w:bCs/>
          <w:sz w:val="24"/>
          <w:szCs w:val="24"/>
          <w:lang w:eastAsia="es-ES"/>
        </w:rPr>
        <w:t>Ley de Patentes</w:t>
      </w:r>
    </w:p>
    <w:p w14:paraId="167816E8" w14:textId="77777777" w:rsidR="001931BA" w:rsidRDefault="001931BA" w:rsidP="001931BA">
      <w:pPr>
        <w:pStyle w:val="NormalWeb"/>
        <w:spacing w:before="0" w:beforeAutospacing="0" w:after="0" w:afterAutospacing="0" w:line="480" w:lineRule="auto"/>
        <w:ind w:left="720" w:hanging="720"/>
      </w:pPr>
      <w:r>
        <w:rPr>
          <w:i/>
          <w:iCs/>
        </w:rPr>
        <w:t xml:space="preserve">Ley </w:t>
      </w:r>
      <w:proofErr w:type="spellStart"/>
      <w:r>
        <w:rPr>
          <w:i/>
          <w:iCs/>
        </w:rPr>
        <w:t>N°</w:t>
      </w:r>
      <w:proofErr w:type="spellEnd"/>
      <w:r>
        <w:rPr>
          <w:i/>
          <w:iCs/>
        </w:rPr>
        <w:t xml:space="preserve"> 354 de Patentes de Invención, Modelos de Utilidad y Diseños Industriales, Nicaragua, WIPO Lex</w:t>
      </w:r>
      <w:r>
        <w:t xml:space="preserve">. (s. f.).  </w:t>
      </w:r>
    </w:p>
    <w:p w14:paraId="0AABF181" w14:textId="05D0C291" w:rsidR="001931BA" w:rsidRPr="001D1694" w:rsidRDefault="001931BA" w:rsidP="001931BA">
      <w:pPr>
        <w:pStyle w:val="NormalWeb"/>
        <w:spacing w:before="0" w:beforeAutospacing="0" w:after="0" w:afterAutospacing="0" w:line="480" w:lineRule="auto"/>
        <w:rPr>
          <w:rFonts w:eastAsiaTheme="majorEastAsia"/>
        </w:rPr>
      </w:pPr>
      <w:r>
        <w:rPr>
          <w:i/>
          <w:iCs/>
        </w:rPr>
        <w:t xml:space="preserve">             </w:t>
      </w:r>
      <w:hyperlink r:id="rId16" w:history="1">
        <w:r>
          <w:rPr>
            <w:rStyle w:val="Hipervnculo"/>
            <w:rFonts w:eastAsiaTheme="majorEastAsia"/>
          </w:rPr>
          <w:t>https://www.wipo.int/wipolex/es/legislation/details/3170</w:t>
        </w:r>
      </w:hyperlink>
    </w:p>
    <w:p w14:paraId="015CA920" w14:textId="77777777" w:rsidR="001931BA" w:rsidRDefault="001931BA" w:rsidP="001931BA">
      <w:pPr>
        <w:pStyle w:val="NormalWeb"/>
        <w:spacing w:before="0" w:beforeAutospacing="0" w:after="0" w:afterAutospacing="0" w:line="480" w:lineRule="auto"/>
        <w:rPr>
          <w:rStyle w:val="url"/>
          <w:rFonts w:eastAsiaTheme="majorEastAsia"/>
        </w:rPr>
      </w:pPr>
      <w:r>
        <w:rPr>
          <w:rFonts w:ascii="Arial" w:hAnsi="Arial" w:cs="Arial"/>
          <w:b/>
          <w:bCs/>
        </w:rPr>
        <w:t>Ley de Contraloría General de la República</w:t>
      </w:r>
    </w:p>
    <w:p w14:paraId="7955E519" w14:textId="06B06722" w:rsidR="00263721" w:rsidRDefault="001931BA" w:rsidP="00812379">
      <w:pPr>
        <w:pStyle w:val="NormalWeb"/>
        <w:spacing w:before="0" w:beforeAutospacing="0" w:after="0" w:afterAutospacing="0" w:line="480" w:lineRule="auto"/>
        <w:ind w:left="720" w:hanging="720"/>
        <w:rPr>
          <w:rStyle w:val="Hipervnculo"/>
          <w:rFonts w:eastAsiaTheme="majorEastAsia"/>
        </w:rPr>
      </w:pPr>
      <w:r>
        <w:rPr>
          <w:i/>
          <w:iCs/>
        </w:rPr>
        <w:t>Ley No. 681 Ley Orgánica de la Contraloría General de la República Y del Sistema de Control de la Administración Pública y Fiscalización de los Bienes y Recursos del Estado — Ministerio de Hacienda de Nicaragua</w:t>
      </w:r>
      <w:r>
        <w:t xml:space="preserve">. (s. f.). </w:t>
      </w:r>
      <w:hyperlink r:id="rId17" w:history="1">
        <w:r>
          <w:rPr>
            <w:rStyle w:val="Hipervnculo"/>
            <w:rFonts w:eastAsiaTheme="majorEastAsia"/>
          </w:rPr>
          <w:t>http://www.hacienda.gob.ni/Direcciones/direccion-general-de-politicas-y-estadisticas-fiscales/base-legal-1/Ley%20no.%20681.pdf/view?searchterm=</w:t>
        </w:r>
      </w:hyperlink>
    </w:p>
    <w:p w14:paraId="68B09B3F" w14:textId="77777777" w:rsidR="00A83473" w:rsidRPr="00812379" w:rsidRDefault="00A83473" w:rsidP="00812379">
      <w:pPr>
        <w:pStyle w:val="NormalWeb"/>
        <w:spacing w:before="0" w:beforeAutospacing="0" w:after="0" w:afterAutospacing="0" w:line="480" w:lineRule="auto"/>
        <w:ind w:left="720" w:hanging="720"/>
        <w:rPr>
          <w:rFonts w:eastAsiaTheme="majorEastAsia"/>
        </w:rPr>
      </w:pPr>
    </w:p>
    <w:sectPr w:rsidR="00A83473" w:rsidRPr="008123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2F33A" w14:textId="77777777" w:rsidR="006250B6" w:rsidRDefault="006250B6" w:rsidP="0058737D">
      <w:pPr>
        <w:spacing w:after="0" w:line="240" w:lineRule="auto"/>
      </w:pPr>
      <w:r>
        <w:separator/>
      </w:r>
    </w:p>
  </w:endnote>
  <w:endnote w:type="continuationSeparator" w:id="0">
    <w:p w14:paraId="08E5A456" w14:textId="77777777" w:rsidR="006250B6" w:rsidRDefault="006250B6" w:rsidP="00587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D5D5C" w14:textId="77777777" w:rsidR="006250B6" w:rsidRDefault="006250B6" w:rsidP="0058737D">
      <w:pPr>
        <w:spacing w:after="0" w:line="240" w:lineRule="auto"/>
      </w:pPr>
      <w:r>
        <w:separator/>
      </w:r>
    </w:p>
  </w:footnote>
  <w:footnote w:type="continuationSeparator" w:id="0">
    <w:p w14:paraId="180D13C3" w14:textId="77777777" w:rsidR="006250B6" w:rsidRDefault="006250B6" w:rsidP="00587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54132"/>
    <w:multiLevelType w:val="hybridMultilevel"/>
    <w:tmpl w:val="9626D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314B5E"/>
    <w:multiLevelType w:val="hybridMultilevel"/>
    <w:tmpl w:val="10C83C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D45610"/>
    <w:multiLevelType w:val="hybridMultilevel"/>
    <w:tmpl w:val="DDB04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8E4283"/>
    <w:multiLevelType w:val="hybridMultilevel"/>
    <w:tmpl w:val="9BDCBFC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A050E6E"/>
    <w:multiLevelType w:val="hybridMultilevel"/>
    <w:tmpl w:val="AD46E5E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0A397058"/>
    <w:multiLevelType w:val="hybridMultilevel"/>
    <w:tmpl w:val="188E48F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785"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0CAB3426"/>
    <w:multiLevelType w:val="hybridMultilevel"/>
    <w:tmpl w:val="B066BE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DA357A"/>
    <w:multiLevelType w:val="hybridMultilevel"/>
    <w:tmpl w:val="856ACD2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0D0F1F29"/>
    <w:multiLevelType w:val="hybridMultilevel"/>
    <w:tmpl w:val="8708BF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0D3278C5"/>
    <w:multiLevelType w:val="multilevel"/>
    <w:tmpl w:val="3C446ED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EEE77E4"/>
    <w:multiLevelType w:val="hybridMultilevel"/>
    <w:tmpl w:val="0B1A38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0F624B5C"/>
    <w:multiLevelType w:val="hybridMultilevel"/>
    <w:tmpl w:val="CC52E93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115A4CB5"/>
    <w:multiLevelType w:val="hybridMultilevel"/>
    <w:tmpl w:val="5E9E26E2"/>
    <w:lvl w:ilvl="0" w:tplc="FFFFFFF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3" w15:restartNumberingAfterBreak="0">
    <w:nsid w:val="11826329"/>
    <w:multiLevelType w:val="hybridMultilevel"/>
    <w:tmpl w:val="BA7E2B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7B47B7A"/>
    <w:multiLevelType w:val="hybridMultilevel"/>
    <w:tmpl w:val="405EA77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8FE0807"/>
    <w:multiLevelType w:val="hybridMultilevel"/>
    <w:tmpl w:val="8C08A716"/>
    <w:lvl w:ilvl="0" w:tplc="0C0A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A026ADC"/>
    <w:multiLevelType w:val="hybridMultilevel"/>
    <w:tmpl w:val="224053E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644"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1BBF1EF0"/>
    <w:multiLevelType w:val="hybridMultilevel"/>
    <w:tmpl w:val="0B1A38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1C2F7AD0"/>
    <w:multiLevelType w:val="multilevel"/>
    <w:tmpl w:val="9B94110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1D237ACA"/>
    <w:multiLevelType w:val="hybridMultilevel"/>
    <w:tmpl w:val="DBC229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036016A"/>
    <w:multiLevelType w:val="multilevel"/>
    <w:tmpl w:val="3C446ED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22D6115E"/>
    <w:multiLevelType w:val="hybridMultilevel"/>
    <w:tmpl w:val="02CCCF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3A52168"/>
    <w:multiLevelType w:val="hybridMultilevel"/>
    <w:tmpl w:val="97FC45C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7FA4C97"/>
    <w:multiLevelType w:val="hybridMultilevel"/>
    <w:tmpl w:val="2272D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ADB40D2"/>
    <w:multiLevelType w:val="hybridMultilevel"/>
    <w:tmpl w:val="0096F0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B6F7B50"/>
    <w:multiLevelType w:val="hybridMultilevel"/>
    <w:tmpl w:val="09D444B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644" w:hanging="360"/>
      </w:pPr>
      <w:rPr>
        <w:rFonts w:ascii="Courier New" w:hAnsi="Courier New" w:cs="Courier New" w:hint="default"/>
      </w:rPr>
    </w:lvl>
    <w:lvl w:ilvl="2" w:tplc="0C0A0005">
      <w:start w:val="1"/>
      <w:numFmt w:val="bullet"/>
      <w:lvlText w:val=""/>
      <w:lvlJc w:val="left"/>
      <w:pPr>
        <w:ind w:left="2148" w:hanging="360"/>
      </w:pPr>
      <w:rPr>
        <w:rFonts w:ascii="Wingdings" w:hAnsi="Wingdings" w:hint="default"/>
      </w:rPr>
    </w:lvl>
    <w:lvl w:ilvl="3" w:tplc="0C0A0001" w:tentative="1">
      <w:start w:val="1"/>
      <w:numFmt w:val="bullet"/>
      <w:lvlText w:val=""/>
      <w:lvlJc w:val="left"/>
      <w:pPr>
        <w:ind w:left="2868" w:hanging="360"/>
      </w:pPr>
      <w:rPr>
        <w:rFonts w:ascii="Symbol" w:hAnsi="Symbol" w:hint="default"/>
      </w:rPr>
    </w:lvl>
    <w:lvl w:ilvl="4" w:tplc="0C0A0003" w:tentative="1">
      <w:start w:val="1"/>
      <w:numFmt w:val="bullet"/>
      <w:lvlText w:val="o"/>
      <w:lvlJc w:val="left"/>
      <w:pPr>
        <w:ind w:left="3588" w:hanging="360"/>
      </w:pPr>
      <w:rPr>
        <w:rFonts w:ascii="Courier New" w:hAnsi="Courier New" w:cs="Courier New" w:hint="default"/>
      </w:rPr>
    </w:lvl>
    <w:lvl w:ilvl="5" w:tplc="0C0A0005" w:tentative="1">
      <w:start w:val="1"/>
      <w:numFmt w:val="bullet"/>
      <w:lvlText w:val=""/>
      <w:lvlJc w:val="left"/>
      <w:pPr>
        <w:ind w:left="4308" w:hanging="360"/>
      </w:pPr>
      <w:rPr>
        <w:rFonts w:ascii="Wingdings" w:hAnsi="Wingdings" w:hint="default"/>
      </w:rPr>
    </w:lvl>
    <w:lvl w:ilvl="6" w:tplc="0C0A0001" w:tentative="1">
      <w:start w:val="1"/>
      <w:numFmt w:val="bullet"/>
      <w:lvlText w:val=""/>
      <w:lvlJc w:val="left"/>
      <w:pPr>
        <w:ind w:left="5028" w:hanging="360"/>
      </w:pPr>
      <w:rPr>
        <w:rFonts w:ascii="Symbol" w:hAnsi="Symbol" w:hint="default"/>
      </w:rPr>
    </w:lvl>
    <w:lvl w:ilvl="7" w:tplc="0C0A0003" w:tentative="1">
      <w:start w:val="1"/>
      <w:numFmt w:val="bullet"/>
      <w:lvlText w:val="o"/>
      <w:lvlJc w:val="left"/>
      <w:pPr>
        <w:ind w:left="5748" w:hanging="360"/>
      </w:pPr>
      <w:rPr>
        <w:rFonts w:ascii="Courier New" w:hAnsi="Courier New" w:cs="Courier New" w:hint="default"/>
      </w:rPr>
    </w:lvl>
    <w:lvl w:ilvl="8" w:tplc="0C0A0005" w:tentative="1">
      <w:start w:val="1"/>
      <w:numFmt w:val="bullet"/>
      <w:lvlText w:val=""/>
      <w:lvlJc w:val="left"/>
      <w:pPr>
        <w:ind w:left="6468" w:hanging="360"/>
      </w:pPr>
      <w:rPr>
        <w:rFonts w:ascii="Wingdings" w:hAnsi="Wingdings" w:hint="default"/>
      </w:rPr>
    </w:lvl>
  </w:abstractNum>
  <w:abstractNum w:abstractNumId="26" w15:restartNumberingAfterBreak="0">
    <w:nsid w:val="2C9208B7"/>
    <w:multiLevelType w:val="hybridMultilevel"/>
    <w:tmpl w:val="219CCF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E037231"/>
    <w:multiLevelType w:val="hybridMultilevel"/>
    <w:tmpl w:val="037AAB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D227056"/>
    <w:multiLevelType w:val="hybridMultilevel"/>
    <w:tmpl w:val="CA42DD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E4220C2"/>
    <w:multiLevelType w:val="hybridMultilevel"/>
    <w:tmpl w:val="0FA0D2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00C5B65"/>
    <w:multiLevelType w:val="hybridMultilevel"/>
    <w:tmpl w:val="E48EA8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0D97683"/>
    <w:multiLevelType w:val="hybridMultilevel"/>
    <w:tmpl w:val="AEA20F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0F36694"/>
    <w:multiLevelType w:val="hybridMultilevel"/>
    <w:tmpl w:val="EE8892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22AB546"/>
    <w:multiLevelType w:val="hybridMultilevel"/>
    <w:tmpl w:val="8708BF92"/>
    <w:lvl w:ilvl="0" w:tplc="84B6A2F4">
      <w:start w:val="1"/>
      <w:numFmt w:val="decimal"/>
      <w:lvlText w:val="%1."/>
      <w:lvlJc w:val="left"/>
      <w:pPr>
        <w:ind w:left="720" w:hanging="360"/>
      </w:pPr>
    </w:lvl>
    <w:lvl w:ilvl="1" w:tplc="10BC3A72">
      <w:start w:val="1"/>
      <w:numFmt w:val="lowerLetter"/>
      <w:lvlText w:val="%2."/>
      <w:lvlJc w:val="left"/>
      <w:pPr>
        <w:ind w:left="1440" w:hanging="360"/>
      </w:pPr>
    </w:lvl>
    <w:lvl w:ilvl="2" w:tplc="AD3693A4">
      <w:start w:val="1"/>
      <w:numFmt w:val="lowerRoman"/>
      <w:lvlText w:val="%3."/>
      <w:lvlJc w:val="right"/>
      <w:pPr>
        <w:ind w:left="2160" w:hanging="180"/>
      </w:pPr>
    </w:lvl>
    <w:lvl w:ilvl="3" w:tplc="6CDA4812">
      <w:start w:val="1"/>
      <w:numFmt w:val="decimal"/>
      <w:lvlText w:val="%4."/>
      <w:lvlJc w:val="left"/>
      <w:pPr>
        <w:ind w:left="2880" w:hanging="360"/>
      </w:pPr>
    </w:lvl>
    <w:lvl w:ilvl="4" w:tplc="267CA658">
      <w:start w:val="1"/>
      <w:numFmt w:val="lowerLetter"/>
      <w:lvlText w:val="%5."/>
      <w:lvlJc w:val="left"/>
      <w:pPr>
        <w:ind w:left="3600" w:hanging="360"/>
      </w:pPr>
    </w:lvl>
    <w:lvl w:ilvl="5" w:tplc="220207B0">
      <w:start w:val="1"/>
      <w:numFmt w:val="lowerRoman"/>
      <w:lvlText w:val="%6."/>
      <w:lvlJc w:val="right"/>
      <w:pPr>
        <w:ind w:left="4320" w:hanging="180"/>
      </w:pPr>
    </w:lvl>
    <w:lvl w:ilvl="6" w:tplc="2FD0B580">
      <w:start w:val="1"/>
      <w:numFmt w:val="decimal"/>
      <w:lvlText w:val="%7."/>
      <w:lvlJc w:val="left"/>
      <w:pPr>
        <w:ind w:left="5040" w:hanging="360"/>
      </w:pPr>
    </w:lvl>
    <w:lvl w:ilvl="7" w:tplc="62C0FBA8">
      <w:start w:val="1"/>
      <w:numFmt w:val="lowerLetter"/>
      <w:lvlText w:val="%8."/>
      <w:lvlJc w:val="left"/>
      <w:pPr>
        <w:ind w:left="5760" w:hanging="360"/>
      </w:pPr>
    </w:lvl>
    <w:lvl w:ilvl="8" w:tplc="EEC0BB72">
      <w:start w:val="1"/>
      <w:numFmt w:val="lowerRoman"/>
      <w:lvlText w:val="%9."/>
      <w:lvlJc w:val="right"/>
      <w:pPr>
        <w:ind w:left="6480" w:hanging="180"/>
      </w:pPr>
    </w:lvl>
  </w:abstractNum>
  <w:abstractNum w:abstractNumId="34" w15:restartNumberingAfterBreak="0">
    <w:nsid w:val="44F81FAD"/>
    <w:multiLevelType w:val="hybridMultilevel"/>
    <w:tmpl w:val="5E6245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8EF4C9A"/>
    <w:multiLevelType w:val="hybridMultilevel"/>
    <w:tmpl w:val="C90425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B513172"/>
    <w:multiLevelType w:val="hybridMultilevel"/>
    <w:tmpl w:val="AFACCD6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4D5053CB"/>
    <w:multiLevelType w:val="hybridMultilevel"/>
    <w:tmpl w:val="1EDEA91E"/>
    <w:lvl w:ilvl="0" w:tplc="85EAD4C2">
      <w:start w:val="1"/>
      <w:numFmt w:val="bullet"/>
      <w:lvlText w:val=""/>
      <w:lvlJc w:val="left"/>
      <w:pPr>
        <w:ind w:left="720" w:hanging="360"/>
      </w:pPr>
      <w:rPr>
        <w:rFonts w:ascii="Symbol" w:hAnsi="Symbol" w:hint="default"/>
      </w:rPr>
    </w:lvl>
    <w:lvl w:ilvl="1" w:tplc="A8A662AE">
      <w:start w:val="1"/>
      <w:numFmt w:val="bullet"/>
      <w:lvlText w:val="o"/>
      <w:lvlJc w:val="left"/>
      <w:pPr>
        <w:ind w:left="1440" w:hanging="360"/>
      </w:pPr>
      <w:rPr>
        <w:rFonts w:ascii="Courier New" w:hAnsi="Courier New" w:cs="Times New Roman" w:hint="default"/>
      </w:rPr>
    </w:lvl>
    <w:lvl w:ilvl="2" w:tplc="377CD90A">
      <w:start w:val="1"/>
      <w:numFmt w:val="bullet"/>
      <w:lvlText w:val=""/>
      <w:lvlJc w:val="left"/>
      <w:pPr>
        <w:ind w:left="2160" w:hanging="360"/>
      </w:pPr>
      <w:rPr>
        <w:rFonts w:ascii="Wingdings" w:hAnsi="Wingdings" w:hint="default"/>
      </w:rPr>
    </w:lvl>
    <w:lvl w:ilvl="3" w:tplc="D2CA2814">
      <w:start w:val="1"/>
      <w:numFmt w:val="bullet"/>
      <w:lvlText w:val=""/>
      <w:lvlJc w:val="left"/>
      <w:pPr>
        <w:ind w:left="2880" w:hanging="360"/>
      </w:pPr>
      <w:rPr>
        <w:rFonts w:ascii="Symbol" w:hAnsi="Symbol" w:hint="default"/>
      </w:rPr>
    </w:lvl>
    <w:lvl w:ilvl="4" w:tplc="03925266">
      <w:start w:val="1"/>
      <w:numFmt w:val="bullet"/>
      <w:lvlText w:val="o"/>
      <w:lvlJc w:val="left"/>
      <w:pPr>
        <w:ind w:left="3600" w:hanging="360"/>
      </w:pPr>
      <w:rPr>
        <w:rFonts w:ascii="Courier New" w:hAnsi="Courier New" w:cs="Times New Roman" w:hint="default"/>
      </w:rPr>
    </w:lvl>
    <w:lvl w:ilvl="5" w:tplc="9FB46B0E">
      <w:start w:val="1"/>
      <w:numFmt w:val="bullet"/>
      <w:lvlText w:val=""/>
      <w:lvlJc w:val="left"/>
      <w:pPr>
        <w:ind w:left="4320" w:hanging="360"/>
      </w:pPr>
      <w:rPr>
        <w:rFonts w:ascii="Wingdings" w:hAnsi="Wingdings" w:hint="default"/>
      </w:rPr>
    </w:lvl>
    <w:lvl w:ilvl="6" w:tplc="911A3802">
      <w:start w:val="1"/>
      <w:numFmt w:val="bullet"/>
      <w:lvlText w:val=""/>
      <w:lvlJc w:val="left"/>
      <w:pPr>
        <w:ind w:left="5040" w:hanging="360"/>
      </w:pPr>
      <w:rPr>
        <w:rFonts w:ascii="Symbol" w:hAnsi="Symbol" w:hint="default"/>
      </w:rPr>
    </w:lvl>
    <w:lvl w:ilvl="7" w:tplc="29C00266">
      <w:start w:val="1"/>
      <w:numFmt w:val="bullet"/>
      <w:lvlText w:val="o"/>
      <w:lvlJc w:val="left"/>
      <w:pPr>
        <w:ind w:left="5760" w:hanging="360"/>
      </w:pPr>
      <w:rPr>
        <w:rFonts w:ascii="Courier New" w:hAnsi="Courier New" w:cs="Times New Roman" w:hint="default"/>
      </w:rPr>
    </w:lvl>
    <w:lvl w:ilvl="8" w:tplc="54466D88">
      <w:start w:val="1"/>
      <w:numFmt w:val="bullet"/>
      <w:lvlText w:val=""/>
      <w:lvlJc w:val="left"/>
      <w:pPr>
        <w:ind w:left="6480" w:hanging="360"/>
      </w:pPr>
      <w:rPr>
        <w:rFonts w:ascii="Wingdings" w:hAnsi="Wingdings" w:hint="default"/>
      </w:rPr>
    </w:lvl>
  </w:abstractNum>
  <w:abstractNum w:abstractNumId="38" w15:restartNumberingAfterBreak="0">
    <w:nsid w:val="4E9569E0"/>
    <w:multiLevelType w:val="hybridMultilevel"/>
    <w:tmpl w:val="EAA20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EE02942"/>
    <w:multiLevelType w:val="hybridMultilevel"/>
    <w:tmpl w:val="245C59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02726E4"/>
    <w:multiLevelType w:val="hybridMultilevel"/>
    <w:tmpl w:val="59C07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10F6F9B"/>
    <w:multiLevelType w:val="hybridMultilevel"/>
    <w:tmpl w:val="ABBE3CA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511C6FB2"/>
    <w:multiLevelType w:val="hybridMultilevel"/>
    <w:tmpl w:val="B6661E8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52DB58E7"/>
    <w:multiLevelType w:val="hybridMultilevel"/>
    <w:tmpl w:val="A5148D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53E657B1"/>
    <w:multiLevelType w:val="hybridMultilevel"/>
    <w:tmpl w:val="DD34C59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5" w15:restartNumberingAfterBreak="0">
    <w:nsid w:val="55427CD0"/>
    <w:multiLevelType w:val="multilevel"/>
    <w:tmpl w:val="32AC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B07CF"/>
    <w:multiLevelType w:val="hybridMultilevel"/>
    <w:tmpl w:val="301293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7" w15:restartNumberingAfterBreak="0">
    <w:nsid w:val="5CB8508B"/>
    <w:multiLevelType w:val="hybridMultilevel"/>
    <w:tmpl w:val="3D8A2C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CCE1CF2"/>
    <w:multiLevelType w:val="hybridMultilevel"/>
    <w:tmpl w:val="64CAFA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061463A"/>
    <w:multiLevelType w:val="hybridMultilevel"/>
    <w:tmpl w:val="A294A8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14608AD"/>
    <w:multiLevelType w:val="hybridMultilevel"/>
    <w:tmpl w:val="1D5CA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15F3897"/>
    <w:multiLevelType w:val="hybridMultilevel"/>
    <w:tmpl w:val="85160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65820ACA"/>
    <w:multiLevelType w:val="hybridMultilevel"/>
    <w:tmpl w:val="BAF621B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66CC6D91"/>
    <w:multiLevelType w:val="hybridMultilevel"/>
    <w:tmpl w:val="DFB23DB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4" w15:restartNumberingAfterBreak="0">
    <w:nsid w:val="72184D2D"/>
    <w:multiLevelType w:val="hybridMultilevel"/>
    <w:tmpl w:val="E112EB28"/>
    <w:lvl w:ilvl="0" w:tplc="FFFFFFFF">
      <w:start w:val="1"/>
      <w:numFmt w:val="decimal"/>
      <w:lvlText w:val="%1."/>
      <w:lvlJc w:val="left"/>
      <w:pPr>
        <w:ind w:left="36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5" w15:restartNumberingAfterBreak="0">
    <w:nsid w:val="74CF7706"/>
    <w:multiLevelType w:val="hybridMultilevel"/>
    <w:tmpl w:val="77EAE3CC"/>
    <w:lvl w:ilvl="0" w:tplc="0C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7A2B1E9E"/>
    <w:multiLevelType w:val="hybridMultilevel"/>
    <w:tmpl w:val="7D243B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FB87DDE"/>
    <w:multiLevelType w:val="hybridMultilevel"/>
    <w:tmpl w:val="1F58BF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00735538">
    <w:abstractNumId w:val="48"/>
  </w:num>
  <w:num w:numId="2" w16cid:durableId="623344351">
    <w:abstractNumId w:val="1"/>
  </w:num>
  <w:num w:numId="3" w16cid:durableId="1009065373">
    <w:abstractNumId w:val="32"/>
  </w:num>
  <w:num w:numId="4" w16cid:durableId="294071955">
    <w:abstractNumId w:val="56"/>
  </w:num>
  <w:num w:numId="5" w16cid:durableId="2105493685">
    <w:abstractNumId w:val="18"/>
  </w:num>
  <w:num w:numId="6" w16cid:durableId="1192912528">
    <w:abstractNumId w:val="52"/>
  </w:num>
  <w:num w:numId="7" w16cid:durableId="1407142449">
    <w:abstractNumId w:val="11"/>
  </w:num>
  <w:num w:numId="8" w16cid:durableId="2424231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9656292">
    <w:abstractNumId w:val="54"/>
  </w:num>
  <w:num w:numId="10" w16cid:durableId="1904020755">
    <w:abstractNumId w:val="34"/>
  </w:num>
  <w:num w:numId="11" w16cid:durableId="466360126">
    <w:abstractNumId w:val="41"/>
  </w:num>
  <w:num w:numId="12" w16cid:durableId="170412804">
    <w:abstractNumId w:val="5"/>
  </w:num>
  <w:num w:numId="13" w16cid:durableId="1692678260">
    <w:abstractNumId w:val="9"/>
  </w:num>
  <w:num w:numId="14" w16cid:durableId="246505679">
    <w:abstractNumId w:val="25"/>
  </w:num>
  <w:num w:numId="15" w16cid:durableId="2126193499">
    <w:abstractNumId w:val="16"/>
  </w:num>
  <w:num w:numId="16" w16cid:durableId="1862357354">
    <w:abstractNumId w:val="14"/>
  </w:num>
  <w:num w:numId="17" w16cid:durableId="1426073970">
    <w:abstractNumId w:val="22"/>
  </w:num>
  <w:num w:numId="18" w16cid:durableId="356585349">
    <w:abstractNumId w:val="3"/>
  </w:num>
  <w:num w:numId="19" w16cid:durableId="1081828854">
    <w:abstractNumId w:val="44"/>
  </w:num>
  <w:num w:numId="20" w16cid:durableId="1795175619">
    <w:abstractNumId w:val="42"/>
  </w:num>
  <w:num w:numId="21" w16cid:durableId="1704667096">
    <w:abstractNumId w:val="29"/>
  </w:num>
  <w:num w:numId="22" w16cid:durableId="1383823639">
    <w:abstractNumId w:val="24"/>
  </w:num>
  <w:num w:numId="23" w16cid:durableId="629094488">
    <w:abstractNumId w:val="46"/>
  </w:num>
  <w:num w:numId="24" w16cid:durableId="1109542412">
    <w:abstractNumId w:val="45"/>
  </w:num>
  <w:num w:numId="25" w16cid:durableId="1860240718">
    <w:abstractNumId w:val="27"/>
  </w:num>
  <w:num w:numId="26" w16cid:durableId="1390613844">
    <w:abstractNumId w:val="53"/>
  </w:num>
  <w:num w:numId="27" w16cid:durableId="2041322958">
    <w:abstractNumId w:val="23"/>
  </w:num>
  <w:num w:numId="28" w16cid:durableId="1425497881">
    <w:abstractNumId w:val="6"/>
  </w:num>
  <w:num w:numId="29" w16cid:durableId="602420982">
    <w:abstractNumId w:val="31"/>
  </w:num>
  <w:num w:numId="30" w16cid:durableId="233441078">
    <w:abstractNumId w:val="35"/>
  </w:num>
  <w:num w:numId="31" w16cid:durableId="2061781652">
    <w:abstractNumId w:val="47"/>
  </w:num>
  <w:num w:numId="32" w16cid:durableId="1695573269">
    <w:abstractNumId w:val="21"/>
  </w:num>
  <w:num w:numId="33" w16cid:durableId="2085756973">
    <w:abstractNumId w:val="7"/>
  </w:num>
  <w:num w:numId="34" w16cid:durableId="1095705902">
    <w:abstractNumId w:val="2"/>
  </w:num>
  <w:num w:numId="35" w16cid:durableId="615796350">
    <w:abstractNumId w:val="57"/>
  </w:num>
  <w:num w:numId="36" w16cid:durableId="1299412266">
    <w:abstractNumId w:val="26"/>
  </w:num>
  <w:num w:numId="37" w16cid:durableId="1639918502">
    <w:abstractNumId w:val="28"/>
  </w:num>
  <w:num w:numId="38" w16cid:durableId="2083290282">
    <w:abstractNumId w:val="39"/>
  </w:num>
  <w:num w:numId="39" w16cid:durableId="385764136">
    <w:abstractNumId w:val="13"/>
  </w:num>
  <w:num w:numId="40" w16cid:durableId="8341070">
    <w:abstractNumId w:val="43"/>
  </w:num>
  <w:num w:numId="41" w16cid:durableId="262960229">
    <w:abstractNumId w:val="4"/>
  </w:num>
  <w:num w:numId="42" w16cid:durableId="1467577003">
    <w:abstractNumId w:val="38"/>
  </w:num>
  <w:num w:numId="43" w16cid:durableId="1160198883">
    <w:abstractNumId w:val="40"/>
  </w:num>
  <w:num w:numId="44" w16cid:durableId="1345787020">
    <w:abstractNumId w:val="51"/>
  </w:num>
  <w:num w:numId="45" w16cid:durableId="827553363">
    <w:abstractNumId w:val="19"/>
  </w:num>
  <w:num w:numId="46" w16cid:durableId="1871529954">
    <w:abstractNumId w:val="49"/>
  </w:num>
  <w:num w:numId="47" w16cid:durableId="828785514">
    <w:abstractNumId w:val="0"/>
  </w:num>
  <w:num w:numId="48" w16cid:durableId="967394450">
    <w:abstractNumId w:val="50"/>
  </w:num>
  <w:num w:numId="49" w16cid:durableId="29039552">
    <w:abstractNumId w:val="12"/>
  </w:num>
  <w:num w:numId="50" w16cid:durableId="539828033">
    <w:abstractNumId w:val="30"/>
  </w:num>
  <w:num w:numId="51" w16cid:durableId="565608091">
    <w:abstractNumId w:val="15"/>
  </w:num>
  <w:num w:numId="52" w16cid:durableId="2049252745">
    <w:abstractNumId w:val="55"/>
  </w:num>
  <w:num w:numId="53" w16cid:durableId="1642494338">
    <w:abstractNumId w:val="36"/>
  </w:num>
  <w:num w:numId="54" w16cid:durableId="2099326342">
    <w:abstractNumId w:val="20"/>
  </w:num>
  <w:num w:numId="55" w16cid:durableId="1202396900">
    <w:abstractNumId w:val="33"/>
  </w:num>
  <w:num w:numId="56" w16cid:durableId="204373290">
    <w:abstractNumId w:val="37"/>
  </w:num>
  <w:num w:numId="57" w16cid:durableId="2132550793">
    <w:abstractNumId w:val="33"/>
  </w:num>
  <w:num w:numId="58" w16cid:durableId="642545982">
    <w:abstractNumId w:val="17"/>
  </w:num>
  <w:num w:numId="59" w16cid:durableId="984510824">
    <w:abstractNumId w:val="10"/>
  </w:num>
  <w:num w:numId="60" w16cid:durableId="738596577">
    <w:abstractNumId w:val="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F3F"/>
    <w:rsid w:val="000077E1"/>
    <w:rsid w:val="000120C7"/>
    <w:rsid w:val="0001237E"/>
    <w:rsid w:val="000133F7"/>
    <w:rsid w:val="00013C95"/>
    <w:rsid w:val="000144DC"/>
    <w:rsid w:val="000146C4"/>
    <w:rsid w:val="00015C13"/>
    <w:rsid w:val="000235C7"/>
    <w:rsid w:val="000252E4"/>
    <w:rsid w:val="0002609C"/>
    <w:rsid w:val="00032749"/>
    <w:rsid w:val="00033836"/>
    <w:rsid w:val="00033FB7"/>
    <w:rsid w:val="00034C15"/>
    <w:rsid w:val="00040B32"/>
    <w:rsid w:val="000410FB"/>
    <w:rsid w:val="0004156B"/>
    <w:rsid w:val="000435A8"/>
    <w:rsid w:val="00043C1F"/>
    <w:rsid w:val="00051B2B"/>
    <w:rsid w:val="00052EA5"/>
    <w:rsid w:val="00052FAF"/>
    <w:rsid w:val="0005303D"/>
    <w:rsid w:val="0005341A"/>
    <w:rsid w:val="000537AC"/>
    <w:rsid w:val="000544AA"/>
    <w:rsid w:val="00057377"/>
    <w:rsid w:val="00064659"/>
    <w:rsid w:val="00064A87"/>
    <w:rsid w:val="00070206"/>
    <w:rsid w:val="000720DF"/>
    <w:rsid w:val="000724B4"/>
    <w:rsid w:val="00072D9B"/>
    <w:rsid w:val="00073D51"/>
    <w:rsid w:val="00075931"/>
    <w:rsid w:val="00075BB0"/>
    <w:rsid w:val="00075CA7"/>
    <w:rsid w:val="000763B6"/>
    <w:rsid w:val="000766E3"/>
    <w:rsid w:val="000769B5"/>
    <w:rsid w:val="00077857"/>
    <w:rsid w:val="00077C6A"/>
    <w:rsid w:val="00080A68"/>
    <w:rsid w:val="00081BD7"/>
    <w:rsid w:val="00082836"/>
    <w:rsid w:val="00082AB1"/>
    <w:rsid w:val="0008390E"/>
    <w:rsid w:val="000848C4"/>
    <w:rsid w:val="00084C7C"/>
    <w:rsid w:val="0008705B"/>
    <w:rsid w:val="000950BF"/>
    <w:rsid w:val="00095347"/>
    <w:rsid w:val="00095FE2"/>
    <w:rsid w:val="00097B90"/>
    <w:rsid w:val="000A04EB"/>
    <w:rsid w:val="000A13F4"/>
    <w:rsid w:val="000A19DD"/>
    <w:rsid w:val="000A32CF"/>
    <w:rsid w:val="000A3560"/>
    <w:rsid w:val="000A36BF"/>
    <w:rsid w:val="000A3F37"/>
    <w:rsid w:val="000A41BF"/>
    <w:rsid w:val="000A738A"/>
    <w:rsid w:val="000B16A3"/>
    <w:rsid w:val="000B4124"/>
    <w:rsid w:val="000B4D03"/>
    <w:rsid w:val="000B7C86"/>
    <w:rsid w:val="000C434A"/>
    <w:rsid w:val="000C4374"/>
    <w:rsid w:val="000C494A"/>
    <w:rsid w:val="000C55ED"/>
    <w:rsid w:val="000C637B"/>
    <w:rsid w:val="000C6621"/>
    <w:rsid w:val="000C6702"/>
    <w:rsid w:val="000C6ECE"/>
    <w:rsid w:val="000C70E9"/>
    <w:rsid w:val="000C7855"/>
    <w:rsid w:val="000D0693"/>
    <w:rsid w:val="000D3F89"/>
    <w:rsid w:val="000D558E"/>
    <w:rsid w:val="000E1BD6"/>
    <w:rsid w:val="000E2480"/>
    <w:rsid w:val="000E293E"/>
    <w:rsid w:val="000E2F50"/>
    <w:rsid w:val="000E37E3"/>
    <w:rsid w:val="000E4359"/>
    <w:rsid w:val="000E588F"/>
    <w:rsid w:val="000E5ED7"/>
    <w:rsid w:val="000E6289"/>
    <w:rsid w:val="000E7EF5"/>
    <w:rsid w:val="000F1C26"/>
    <w:rsid w:val="000F26F7"/>
    <w:rsid w:val="000F32EA"/>
    <w:rsid w:val="000F331B"/>
    <w:rsid w:val="000F3520"/>
    <w:rsid w:val="000F400D"/>
    <w:rsid w:val="000F5589"/>
    <w:rsid w:val="000F7855"/>
    <w:rsid w:val="000F79EC"/>
    <w:rsid w:val="000F7C40"/>
    <w:rsid w:val="00101DB2"/>
    <w:rsid w:val="00102335"/>
    <w:rsid w:val="00103C17"/>
    <w:rsid w:val="0011036E"/>
    <w:rsid w:val="0011044C"/>
    <w:rsid w:val="00110918"/>
    <w:rsid w:val="00111668"/>
    <w:rsid w:val="00114A10"/>
    <w:rsid w:val="00116299"/>
    <w:rsid w:val="00116A7E"/>
    <w:rsid w:val="0011737B"/>
    <w:rsid w:val="00117CE2"/>
    <w:rsid w:val="00120E38"/>
    <w:rsid w:val="00121C5D"/>
    <w:rsid w:val="001223B3"/>
    <w:rsid w:val="001229CC"/>
    <w:rsid w:val="00122DBF"/>
    <w:rsid w:val="0012563E"/>
    <w:rsid w:val="001308D2"/>
    <w:rsid w:val="001309A3"/>
    <w:rsid w:val="0013166F"/>
    <w:rsid w:val="0013421E"/>
    <w:rsid w:val="00134365"/>
    <w:rsid w:val="0013472D"/>
    <w:rsid w:val="00136137"/>
    <w:rsid w:val="0014111A"/>
    <w:rsid w:val="00142B8D"/>
    <w:rsid w:val="001458E0"/>
    <w:rsid w:val="00146850"/>
    <w:rsid w:val="001502DF"/>
    <w:rsid w:val="00153F79"/>
    <w:rsid w:val="00157B3B"/>
    <w:rsid w:val="001611EB"/>
    <w:rsid w:val="001624D3"/>
    <w:rsid w:val="0016396A"/>
    <w:rsid w:val="0017048F"/>
    <w:rsid w:val="00170563"/>
    <w:rsid w:val="00172525"/>
    <w:rsid w:val="00172802"/>
    <w:rsid w:val="001733D1"/>
    <w:rsid w:val="00173AC0"/>
    <w:rsid w:val="00173DB1"/>
    <w:rsid w:val="0017631E"/>
    <w:rsid w:val="0018285D"/>
    <w:rsid w:val="00182F3A"/>
    <w:rsid w:val="00183CFC"/>
    <w:rsid w:val="0018418E"/>
    <w:rsid w:val="0018465E"/>
    <w:rsid w:val="00184964"/>
    <w:rsid w:val="00184CBE"/>
    <w:rsid w:val="00185B27"/>
    <w:rsid w:val="001931BA"/>
    <w:rsid w:val="00195BE7"/>
    <w:rsid w:val="00196981"/>
    <w:rsid w:val="001A03F5"/>
    <w:rsid w:val="001A1B06"/>
    <w:rsid w:val="001A1CA0"/>
    <w:rsid w:val="001A22CE"/>
    <w:rsid w:val="001A3BDC"/>
    <w:rsid w:val="001A3E9D"/>
    <w:rsid w:val="001A4970"/>
    <w:rsid w:val="001A49AB"/>
    <w:rsid w:val="001A69E3"/>
    <w:rsid w:val="001A7EB8"/>
    <w:rsid w:val="001B01CF"/>
    <w:rsid w:val="001B04B8"/>
    <w:rsid w:val="001B1B00"/>
    <w:rsid w:val="001B2C28"/>
    <w:rsid w:val="001B3041"/>
    <w:rsid w:val="001B3A61"/>
    <w:rsid w:val="001B5803"/>
    <w:rsid w:val="001B5CB7"/>
    <w:rsid w:val="001B5E90"/>
    <w:rsid w:val="001B6542"/>
    <w:rsid w:val="001B720C"/>
    <w:rsid w:val="001B72CA"/>
    <w:rsid w:val="001B7D9B"/>
    <w:rsid w:val="001C0D1B"/>
    <w:rsid w:val="001C0DF7"/>
    <w:rsid w:val="001C3EF0"/>
    <w:rsid w:val="001C617D"/>
    <w:rsid w:val="001C6A07"/>
    <w:rsid w:val="001C6BEB"/>
    <w:rsid w:val="001C775F"/>
    <w:rsid w:val="001D0870"/>
    <w:rsid w:val="001D1694"/>
    <w:rsid w:val="001D1829"/>
    <w:rsid w:val="001D33E5"/>
    <w:rsid w:val="001D4A89"/>
    <w:rsid w:val="001E0354"/>
    <w:rsid w:val="001E1CFA"/>
    <w:rsid w:val="001E2D51"/>
    <w:rsid w:val="001E5C78"/>
    <w:rsid w:val="001E662C"/>
    <w:rsid w:val="001E67F7"/>
    <w:rsid w:val="001E72C6"/>
    <w:rsid w:val="001F1A03"/>
    <w:rsid w:val="001F21A9"/>
    <w:rsid w:val="001F2EBA"/>
    <w:rsid w:val="001F6408"/>
    <w:rsid w:val="00202453"/>
    <w:rsid w:val="00202474"/>
    <w:rsid w:val="00203DF4"/>
    <w:rsid w:val="00204A5C"/>
    <w:rsid w:val="0020655F"/>
    <w:rsid w:val="002102B0"/>
    <w:rsid w:val="00211D62"/>
    <w:rsid w:val="00212D42"/>
    <w:rsid w:val="0021473D"/>
    <w:rsid w:val="00214E8A"/>
    <w:rsid w:val="00215C9A"/>
    <w:rsid w:val="00215D11"/>
    <w:rsid w:val="00217A2A"/>
    <w:rsid w:val="00217E18"/>
    <w:rsid w:val="00217E26"/>
    <w:rsid w:val="00217E72"/>
    <w:rsid w:val="00217FE2"/>
    <w:rsid w:val="00220705"/>
    <w:rsid w:val="00220807"/>
    <w:rsid w:val="002226D9"/>
    <w:rsid w:val="00222AD7"/>
    <w:rsid w:val="002252DF"/>
    <w:rsid w:val="00225983"/>
    <w:rsid w:val="002264DC"/>
    <w:rsid w:val="002311B9"/>
    <w:rsid w:val="0023266E"/>
    <w:rsid w:val="00234CAD"/>
    <w:rsid w:val="00235312"/>
    <w:rsid w:val="00240D58"/>
    <w:rsid w:val="0024253A"/>
    <w:rsid w:val="00243F39"/>
    <w:rsid w:val="002463E0"/>
    <w:rsid w:val="00246D9E"/>
    <w:rsid w:val="00246FEE"/>
    <w:rsid w:val="0024712E"/>
    <w:rsid w:val="002472AE"/>
    <w:rsid w:val="00247378"/>
    <w:rsid w:val="00252AA9"/>
    <w:rsid w:val="002545D0"/>
    <w:rsid w:val="00254B56"/>
    <w:rsid w:val="00263721"/>
    <w:rsid w:val="00263F0D"/>
    <w:rsid w:val="00265381"/>
    <w:rsid w:val="002657F0"/>
    <w:rsid w:val="0026634D"/>
    <w:rsid w:val="0027045E"/>
    <w:rsid w:val="0027243F"/>
    <w:rsid w:val="00275A93"/>
    <w:rsid w:val="00275BFE"/>
    <w:rsid w:val="0027694E"/>
    <w:rsid w:val="0027781D"/>
    <w:rsid w:val="00277C57"/>
    <w:rsid w:val="00282818"/>
    <w:rsid w:val="002839A5"/>
    <w:rsid w:val="0028496F"/>
    <w:rsid w:val="00285CA3"/>
    <w:rsid w:val="00286279"/>
    <w:rsid w:val="002867A9"/>
    <w:rsid w:val="00290A8C"/>
    <w:rsid w:val="00291435"/>
    <w:rsid w:val="002921E7"/>
    <w:rsid w:val="0029503E"/>
    <w:rsid w:val="00295D18"/>
    <w:rsid w:val="00297C6F"/>
    <w:rsid w:val="002A01C0"/>
    <w:rsid w:val="002A0522"/>
    <w:rsid w:val="002A05FF"/>
    <w:rsid w:val="002A1983"/>
    <w:rsid w:val="002A22A8"/>
    <w:rsid w:val="002A2349"/>
    <w:rsid w:val="002A28A7"/>
    <w:rsid w:val="002B09E7"/>
    <w:rsid w:val="002B16AA"/>
    <w:rsid w:val="002B1F85"/>
    <w:rsid w:val="002B27F3"/>
    <w:rsid w:val="002B29DC"/>
    <w:rsid w:val="002B2CCA"/>
    <w:rsid w:val="002B4039"/>
    <w:rsid w:val="002B47E1"/>
    <w:rsid w:val="002B65BE"/>
    <w:rsid w:val="002C1CDF"/>
    <w:rsid w:val="002C2328"/>
    <w:rsid w:val="002C2341"/>
    <w:rsid w:val="002C2B60"/>
    <w:rsid w:val="002C60C3"/>
    <w:rsid w:val="002C7994"/>
    <w:rsid w:val="002D17CB"/>
    <w:rsid w:val="002D2F6B"/>
    <w:rsid w:val="002D35CE"/>
    <w:rsid w:val="002D47F9"/>
    <w:rsid w:val="002D61F3"/>
    <w:rsid w:val="002D6CC1"/>
    <w:rsid w:val="002D7E7A"/>
    <w:rsid w:val="002E057D"/>
    <w:rsid w:val="002E1E25"/>
    <w:rsid w:val="002E238B"/>
    <w:rsid w:val="002E4EC5"/>
    <w:rsid w:val="002E6BC8"/>
    <w:rsid w:val="002E6EB2"/>
    <w:rsid w:val="002F0416"/>
    <w:rsid w:val="002F5A9D"/>
    <w:rsid w:val="002F6363"/>
    <w:rsid w:val="002F6788"/>
    <w:rsid w:val="00301665"/>
    <w:rsid w:val="00303447"/>
    <w:rsid w:val="0030435A"/>
    <w:rsid w:val="00304546"/>
    <w:rsid w:val="003046DF"/>
    <w:rsid w:val="00307082"/>
    <w:rsid w:val="00307ADF"/>
    <w:rsid w:val="00307FF1"/>
    <w:rsid w:val="00310DF7"/>
    <w:rsid w:val="003117C6"/>
    <w:rsid w:val="00311C05"/>
    <w:rsid w:val="00312518"/>
    <w:rsid w:val="0031294D"/>
    <w:rsid w:val="003130FB"/>
    <w:rsid w:val="00313A23"/>
    <w:rsid w:val="0031444E"/>
    <w:rsid w:val="00314537"/>
    <w:rsid w:val="00314594"/>
    <w:rsid w:val="0031466C"/>
    <w:rsid w:val="00317CF8"/>
    <w:rsid w:val="00322F09"/>
    <w:rsid w:val="003239CF"/>
    <w:rsid w:val="00324DC7"/>
    <w:rsid w:val="00327E64"/>
    <w:rsid w:val="00330D59"/>
    <w:rsid w:val="0033186A"/>
    <w:rsid w:val="00332558"/>
    <w:rsid w:val="003332DC"/>
    <w:rsid w:val="00333378"/>
    <w:rsid w:val="00336104"/>
    <w:rsid w:val="00337B6B"/>
    <w:rsid w:val="00340275"/>
    <w:rsid w:val="003432AF"/>
    <w:rsid w:val="0034438F"/>
    <w:rsid w:val="0034752C"/>
    <w:rsid w:val="00353565"/>
    <w:rsid w:val="0035434D"/>
    <w:rsid w:val="0035687C"/>
    <w:rsid w:val="0035760D"/>
    <w:rsid w:val="003611D3"/>
    <w:rsid w:val="00361283"/>
    <w:rsid w:val="00361411"/>
    <w:rsid w:val="00361890"/>
    <w:rsid w:val="00363512"/>
    <w:rsid w:val="00363704"/>
    <w:rsid w:val="00363FC7"/>
    <w:rsid w:val="0037042F"/>
    <w:rsid w:val="00370EC1"/>
    <w:rsid w:val="00372571"/>
    <w:rsid w:val="003731A7"/>
    <w:rsid w:val="0037416E"/>
    <w:rsid w:val="003748BE"/>
    <w:rsid w:val="003774AF"/>
    <w:rsid w:val="00380ADC"/>
    <w:rsid w:val="00381154"/>
    <w:rsid w:val="00382FB8"/>
    <w:rsid w:val="003833BF"/>
    <w:rsid w:val="003833F6"/>
    <w:rsid w:val="0038349C"/>
    <w:rsid w:val="00385C8E"/>
    <w:rsid w:val="00385E04"/>
    <w:rsid w:val="003860FA"/>
    <w:rsid w:val="00393CA3"/>
    <w:rsid w:val="003960BA"/>
    <w:rsid w:val="00396316"/>
    <w:rsid w:val="00396FCC"/>
    <w:rsid w:val="00397354"/>
    <w:rsid w:val="003A0F58"/>
    <w:rsid w:val="003A1215"/>
    <w:rsid w:val="003A1667"/>
    <w:rsid w:val="003A4173"/>
    <w:rsid w:val="003A6EE9"/>
    <w:rsid w:val="003A6F0C"/>
    <w:rsid w:val="003B1D04"/>
    <w:rsid w:val="003B1E9C"/>
    <w:rsid w:val="003B3314"/>
    <w:rsid w:val="003B5D64"/>
    <w:rsid w:val="003B636A"/>
    <w:rsid w:val="003B7511"/>
    <w:rsid w:val="003C0E51"/>
    <w:rsid w:val="003C1D6F"/>
    <w:rsid w:val="003C1E14"/>
    <w:rsid w:val="003C23AD"/>
    <w:rsid w:val="003C320F"/>
    <w:rsid w:val="003C5E20"/>
    <w:rsid w:val="003C6FF8"/>
    <w:rsid w:val="003C7482"/>
    <w:rsid w:val="003C7DAB"/>
    <w:rsid w:val="003D025A"/>
    <w:rsid w:val="003D22AF"/>
    <w:rsid w:val="003D3938"/>
    <w:rsid w:val="003D6871"/>
    <w:rsid w:val="003D77DE"/>
    <w:rsid w:val="003E26D0"/>
    <w:rsid w:val="003E374E"/>
    <w:rsid w:val="003E43F9"/>
    <w:rsid w:val="003E4B55"/>
    <w:rsid w:val="003E5489"/>
    <w:rsid w:val="003E5D32"/>
    <w:rsid w:val="003E6451"/>
    <w:rsid w:val="003F098B"/>
    <w:rsid w:val="003F1462"/>
    <w:rsid w:val="003F1ECF"/>
    <w:rsid w:val="003F2307"/>
    <w:rsid w:val="003F4244"/>
    <w:rsid w:val="003F4AC9"/>
    <w:rsid w:val="00400347"/>
    <w:rsid w:val="00402B54"/>
    <w:rsid w:val="0040382C"/>
    <w:rsid w:val="0040779B"/>
    <w:rsid w:val="00413079"/>
    <w:rsid w:val="00413223"/>
    <w:rsid w:val="004139BF"/>
    <w:rsid w:val="004141D6"/>
    <w:rsid w:val="00414533"/>
    <w:rsid w:val="0041487B"/>
    <w:rsid w:val="004218E7"/>
    <w:rsid w:val="00422632"/>
    <w:rsid w:val="00423D22"/>
    <w:rsid w:val="004256C1"/>
    <w:rsid w:val="004268E0"/>
    <w:rsid w:val="0042729F"/>
    <w:rsid w:val="00430F4B"/>
    <w:rsid w:val="004354EF"/>
    <w:rsid w:val="00440249"/>
    <w:rsid w:val="00443875"/>
    <w:rsid w:val="0044393E"/>
    <w:rsid w:val="00445539"/>
    <w:rsid w:val="00445964"/>
    <w:rsid w:val="0044654F"/>
    <w:rsid w:val="004475CA"/>
    <w:rsid w:val="0044794B"/>
    <w:rsid w:val="0045129C"/>
    <w:rsid w:val="00451E4D"/>
    <w:rsid w:val="004543A9"/>
    <w:rsid w:val="00454840"/>
    <w:rsid w:val="004553ED"/>
    <w:rsid w:val="004570EA"/>
    <w:rsid w:val="004624CB"/>
    <w:rsid w:val="00463437"/>
    <w:rsid w:val="004654FA"/>
    <w:rsid w:val="00465E1E"/>
    <w:rsid w:val="00466370"/>
    <w:rsid w:val="0046798A"/>
    <w:rsid w:val="00471A7A"/>
    <w:rsid w:val="004759AC"/>
    <w:rsid w:val="00481595"/>
    <w:rsid w:val="00481C84"/>
    <w:rsid w:val="00484EE8"/>
    <w:rsid w:val="004873E8"/>
    <w:rsid w:val="004946AF"/>
    <w:rsid w:val="00495BD5"/>
    <w:rsid w:val="00497548"/>
    <w:rsid w:val="004975E2"/>
    <w:rsid w:val="004A2AAC"/>
    <w:rsid w:val="004A3888"/>
    <w:rsid w:val="004A38AA"/>
    <w:rsid w:val="004A5060"/>
    <w:rsid w:val="004A51FB"/>
    <w:rsid w:val="004A73BB"/>
    <w:rsid w:val="004A7DDD"/>
    <w:rsid w:val="004B08F9"/>
    <w:rsid w:val="004B326B"/>
    <w:rsid w:val="004B4F4A"/>
    <w:rsid w:val="004B62CB"/>
    <w:rsid w:val="004B64FA"/>
    <w:rsid w:val="004B7126"/>
    <w:rsid w:val="004C0EEB"/>
    <w:rsid w:val="004C2031"/>
    <w:rsid w:val="004C26DE"/>
    <w:rsid w:val="004C26EE"/>
    <w:rsid w:val="004C2FF9"/>
    <w:rsid w:val="004C47DC"/>
    <w:rsid w:val="004C74E6"/>
    <w:rsid w:val="004D320E"/>
    <w:rsid w:val="004D4679"/>
    <w:rsid w:val="004D5845"/>
    <w:rsid w:val="004E0CF8"/>
    <w:rsid w:val="004E0FFE"/>
    <w:rsid w:val="004E1408"/>
    <w:rsid w:val="004E25FD"/>
    <w:rsid w:val="004E2760"/>
    <w:rsid w:val="004E52F0"/>
    <w:rsid w:val="004E5EB1"/>
    <w:rsid w:val="004F0742"/>
    <w:rsid w:val="004F184F"/>
    <w:rsid w:val="004F1AE2"/>
    <w:rsid w:val="004F2464"/>
    <w:rsid w:val="004F4E44"/>
    <w:rsid w:val="004F55BE"/>
    <w:rsid w:val="004F65CF"/>
    <w:rsid w:val="0050060A"/>
    <w:rsid w:val="005015C8"/>
    <w:rsid w:val="00501B14"/>
    <w:rsid w:val="00503C4F"/>
    <w:rsid w:val="00504D03"/>
    <w:rsid w:val="005077D6"/>
    <w:rsid w:val="005139FA"/>
    <w:rsid w:val="00515A22"/>
    <w:rsid w:val="005166DD"/>
    <w:rsid w:val="00516E12"/>
    <w:rsid w:val="00516F84"/>
    <w:rsid w:val="00521157"/>
    <w:rsid w:val="005212F6"/>
    <w:rsid w:val="00524DB8"/>
    <w:rsid w:val="00527B16"/>
    <w:rsid w:val="00527DA9"/>
    <w:rsid w:val="00527E3E"/>
    <w:rsid w:val="00531D3F"/>
    <w:rsid w:val="0053478C"/>
    <w:rsid w:val="005349BF"/>
    <w:rsid w:val="00535BAC"/>
    <w:rsid w:val="00536A5E"/>
    <w:rsid w:val="00541FA8"/>
    <w:rsid w:val="00543DD4"/>
    <w:rsid w:val="00544828"/>
    <w:rsid w:val="00551A7D"/>
    <w:rsid w:val="00551B0E"/>
    <w:rsid w:val="00552C7E"/>
    <w:rsid w:val="00556385"/>
    <w:rsid w:val="00557174"/>
    <w:rsid w:val="00557361"/>
    <w:rsid w:val="00562B8A"/>
    <w:rsid w:val="00563D34"/>
    <w:rsid w:val="00564C33"/>
    <w:rsid w:val="00567B65"/>
    <w:rsid w:val="0057090E"/>
    <w:rsid w:val="00570D43"/>
    <w:rsid w:val="00571406"/>
    <w:rsid w:val="00574EC3"/>
    <w:rsid w:val="00577642"/>
    <w:rsid w:val="00580D9B"/>
    <w:rsid w:val="00581BCD"/>
    <w:rsid w:val="005827B0"/>
    <w:rsid w:val="00582980"/>
    <w:rsid w:val="00582C88"/>
    <w:rsid w:val="005860D6"/>
    <w:rsid w:val="0058737D"/>
    <w:rsid w:val="00592953"/>
    <w:rsid w:val="00593761"/>
    <w:rsid w:val="005944A5"/>
    <w:rsid w:val="00596CF0"/>
    <w:rsid w:val="005A0A09"/>
    <w:rsid w:val="005A4C5A"/>
    <w:rsid w:val="005A6524"/>
    <w:rsid w:val="005A7D22"/>
    <w:rsid w:val="005B043F"/>
    <w:rsid w:val="005B110A"/>
    <w:rsid w:val="005B2F4B"/>
    <w:rsid w:val="005B3F27"/>
    <w:rsid w:val="005B4BA8"/>
    <w:rsid w:val="005B7724"/>
    <w:rsid w:val="005C0FEC"/>
    <w:rsid w:val="005C1A4D"/>
    <w:rsid w:val="005C69F2"/>
    <w:rsid w:val="005D0953"/>
    <w:rsid w:val="005D12BB"/>
    <w:rsid w:val="005D14AB"/>
    <w:rsid w:val="005D1CA3"/>
    <w:rsid w:val="005D2B75"/>
    <w:rsid w:val="005D35F0"/>
    <w:rsid w:val="005D4AEB"/>
    <w:rsid w:val="005D51F4"/>
    <w:rsid w:val="005D6C7D"/>
    <w:rsid w:val="005E180D"/>
    <w:rsid w:val="005E3424"/>
    <w:rsid w:val="005E3562"/>
    <w:rsid w:val="005E3AD5"/>
    <w:rsid w:val="005E4B60"/>
    <w:rsid w:val="005E5C8A"/>
    <w:rsid w:val="005E797E"/>
    <w:rsid w:val="005F2782"/>
    <w:rsid w:val="005F4DEE"/>
    <w:rsid w:val="005F5910"/>
    <w:rsid w:val="005F639C"/>
    <w:rsid w:val="005F6645"/>
    <w:rsid w:val="005F6935"/>
    <w:rsid w:val="005F70D7"/>
    <w:rsid w:val="0060075B"/>
    <w:rsid w:val="00601F0F"/>
    <w:rsid w:val="00605FFD"/>
    <w:rsid w:val="006127D8"/>
    <w:rsid w:val="00613389"/>
    <w:rsid w:val="00613964"/>
    <w:rsid w:val="00614552"/>
    <w:rsid w:val="00614ABA"/>
    <w:rsid w:val="00617898"/>
    <w:rsid w:val="00621A65"/>
    <w:rsid w:val="00622B9D"/>
    <w:rsid w:val="006231EB"/>
    <w:rsid w:val="00623201"/>
    <w:rsid w:val="006250B6"/>
    <w:rsid w:val="00627532"/>
    <w:rsid w:val="00630577"/>
    <w:rsid w:val="00630633"/>
    <w:rsid w:val="006311D8"/>
    <w:rsid w:val="00632514"/>
    <w:rsid w:val="00632D43"/>
    <w:rsid w:val="00632E73"/>
    <w:rsid w:val="00634632"/>
    <w:rsid w:val="00634C57"/>
    <w:rsid w:val="00635416"/>
    <w:rsid w:val="00636AB3"/>
    <w:rsid w:val="00636DD2"/>
    <w:rsid w:val="00637771"/>
    <w:rsid w:val="00637E1B"/>
    <w:rsid w:val="00645AAD"/>
    <w:rsid w:val="006460FD"/>
    <w:rsid w:val="006470DA"/>
    <w:rsid w:val="006477FF"/>
    <w:rsid w:val="00647F3F"/>
    <w:rsid w:val="00650983"/>
    <w:rsid w:val="00650D33"/>
    <w:rsid w:val="00651F1C"/>
    <w:rsid w:val="00652C8A"/>
    <w:rsid w:val="006552AE"/>
    <w:rsid w:val="006572FD"/>
    <w:rsid w:val="00657A03"/>
    <w:rsid w:val="00657A68"/>
    <w:rsid w:val="00661A47"/>
    <w:rsid w:val="006636EA"/>
    <w:rsid w:val="00663ED7"/>
    <w:rsid w:val="006651E2"/>
    <w:rsid w:val="00665E30"/>
    <w:rsid w:val="0066736F"/>
    <w:rsid w:val="0066741D"/>
    <w:rsid w:val="00670D09"/>
    <w:rsid w:val="006725C0"/>
    <w:rsid w:val="0067310F"/>
    <w:rsid w:val="00673A91"/>
    <w:rsid w:val="00674241"/>
    <w:rsid w:val="00675494"/>
    <w:rsid w:val="006756A2"/>
    <w:rsid w:val="00676218"/>
    <w:rsid w:val="006769DC"/>
    <w:rsid w:val="00676BF4"/>
    <w:rsid w:val="00677C0C"/>
    <w:rsid w:val="00677C85"/>
    <w:rsid w:val="006821D2"/>
    <w:rsid w:val="00682702"/>
    <w:rsid w:val="006837E3"/>
    <w:rsid w:val="00684367"/>
    <w:rsid w:val="00686D65"/>
    <w:rsid w:val="006929A8"/>
    <w:rsid w:val="0069345A"/>
    <w:rsid w:val="00693FB4"/>
    <w:rsid w:val="00694EC7"/>
    <w:rsid w:val="00695483"/>
    <w:rsid w:val="00695917"/>
    <w:rsid w:val="00695E19"/>
    <w:rsid w:val="006A29F6"/>
    <w:rsid w:val="006A3AFB"/>
    <w:rsid w:val="006A483D"/>
    <w:rsid w:val="006A5D2A"/>
    <w:rsid w:val="006A6971"/>
    <w:rsid w:val="006A793C"/>
    <w:rsid w:val="006B0331"/>
    <w:rsid w:val="006B16D4"/>
    <w:rsid w:val="006B1B8B"/>
    <w:rsid w:val="006B2A78"/>
    <w:rsid w:val="006B40D4"/>
    <w:rsid w:val="006B5F24"/>
    <w:rsid w:val="006B7D27"/>
    <w:rsid w:val="006C0668"/>
    <w:rsid w:val="006C4270"/>
    <w:rsid w:val="006C4EBE"/>
    <w:rsid w:val="006C694F"/>
    <w:rsid w:val="006C7046"/>
    <w:rsid w:val="006C727B"/>
    <w:rsid w:val="006D27CF"/>
    <w:rsid w:val="006D362F"/>
    <w:rsid w:val="006D3F6E"/>
    <w:rsid w:val="006D42C9"/>
    <w:rsid w:val="006D44C8"/>
    <w:rsid w:val="006D45ED"/>
    <w:rsid w:val="006D5E40"/>
    <w:rsid w:val="006D727A"/>
    <w:rsid w:val="006E04D8"/>
    <w:rsid w:val="006E159F"/>
    <w:rsid w:val="006E3F31"/>
    <w:rsid w:val="006E479C"/>
    <w:rsid w:val="006F1B6F"/>
    <w:rsid w:val="006F31EE"/>
    <w:rsid w:val="006F3665"/>
    <w:rsid w:val="006F4815"/>
    <w:rsid w:val="006F53D2"/>
    <w:rsid w:val="006F576A"/>
    <w:rsid w:val="006F59BD"/>
    <w:rsid w:val="006F67B3"/>
    <w:rsid w:val="00700303"/>
    <w:rsid w:val="00700C14"/>
    <w:rsid w:val="0070349E"/>
    <w:rsid w:val="007050F0"/>
    <w:rsid w:val="00706318"/>
    <w:rsid w:val="007104F0"/>
    <w:rsid w:val="00710694"/>
    <w:rsid w:val="00712998"/>
    <w:rsid w:val="00712A27"/>
    <w:rsid w:val="007151F0"/>
    <w:rsid w:val="0072128F"/>
    <w:rsid w:val="00722E79"/>
    <w:rsid w:val="007238A6"/>
    <w:rsid w:val="00724449"/>
    <w:rsid w:val="007269FC"/>
    <w:rsid w:val="007271B1"/>
    <w:rsid w:val="00727403"/>
    <w:rsid w:val="007331A8"/>
    <w:rsid w:val="007332CB"/>
    <w:rsid w:val="00734280"/>
    <w:rsid w:val="00737138"/>
    <w:rsid w:val="00737EAE"/>
    <w:rsid w:val="00741F02"/>
    <w:rsid w:val="007422DD"/>
    <w:rsid w:val="00743C37"/>
    <w:rsid w:val="00752361"/>
    <w:rsid w:val="00752863"/>
    <w:rsid w:val="00753494"/>
    <w:rsid w:val="00754DFB"/>
    <w:rsid w:val="007569CF"/>
    <w:rsid w:val="00757C8C"/>
    <w:rsid w:val="0076153C"/>
    <w:rsid w:val="00761702"/>
    <w:rsid w:val="0076301B"/>
    <w:rsid w:val="00765460"/>
    <w:rsid w:val="007673FC"/>
    <w:rsid w:val="00767935"/>
    <w:rsid w:val="00770365"/>
    <w:rsid w:val="00771403"/>
    <w:rsid w:val="0077145C"/>
    <w:rsid w:val="00773EB0"/>
    <w:rsid w:val="00774FEA"/>
    <w:rsid w:val="00775B9B"/>
    <w:rsid w:val="007760BB"/>
    <w:rsid w:val="00776EC6"/>
    <w:rsid w:val="00781D43"/>
    <w:rsid w:val="00782BD4"/>
    <w:rsid w:val="00785A49"/>
    <w:rsid w:val="007874BE"/>
    <w:rsid w:val="00787574"/>
    <w:rsid w:val="00790F95"/>
    <w:rsid w:val="00792409"/>
    <w:rsid w:val="00792C91"/>
    <w:rsid w:val="00794108"/>
    <w:rsid w:val="0079429E"/>
    <w:rsid w:val="0079497B"/>
    <w:rsid w:val="00794B71"/>
    <w:rsid w:val="007A0CCC"/>
    <w:rsid w:val="007A2156"/>
    <w:rsid w:val="007A2782"/>
    <w:rsid w:val="007A35CD"/>
    <w:rsid w:val="007A4934"/>
    <w:rsid w:val="007A5E1A"/>
    <w:rsid w:val="007B05E5"/>
    <w:rsid w:val="007B0888"/>
    <w:rsid w:val="007B111E"/>
    <w:rsid w:val="007B1C12"/>
    <w:rsid w:val="007B1F10"/>
    <w:rsid w:val="007B399B"/>
    <w:rsid w:val="007B4BD7"/>
    <w:rsid w:val="007B5673"/>
    <w:rsid w:val="007B6D6F"/>
    <w:rsid w:val="007B7CE3"/>
    <w:rsid w:val="007C1134"/>
    <w:rsid w:val="007C1449"/>
    <w:rsid w:val="007C1629"/>
    <w:rsid w:val="007C1672"/>
    <w:rsid w:val="007C7E40"/>
    <w:rsid w:val="007D03ED"/>
    <w:rsid w:val="007D26F8"/>
    <w:rsid w:val="007D291D"/>
    <w:rsid w:val="007D4113"/>
    <w:rsid w:val="007D576F"/>
    <w:rsid w:val="007D6F87"/>
    <w:rsid w:val="007D7330"/>
    <w:rsid w:val="007D7CF0"/>
    <w:rsid w:val="007E23D3"/>
    <w:rsid w:val="007E333B"/>
    <w:rsid w:val="007E3C48"/>
    <w:rsid w:val="007E426B"/>
    <w:rsid w:val="007E471F"/>
    <w:rsid w:val="007E4D47"/>
    <w:rsid w:val="007E501E"/>
    <w:rsid w:val="007E7296"/>
    <w:rsid w:val="007F0ACF"/>
    <w:rsid w:val="007F737B"/>
    <w:rsid w:val="00800AD1"/>
    <w:rsid w:val="0080265F"/>
    <w:rsid w:val="00802CF7"/>
    <w:rsid w:val="0080338C"/>
    <w:rsid w:val="0080373C"/>
    <w:rsid w:val="008042A5"/>
    <w:rsid w:val="00804BEA"/>
    <w:rsid w:val="00804D83"/>
    <w:rsid w:val="00804E87"/>
    <w:rsid w:val="00804F40"/>
    <w:rsid w:val="00806613"/>
    <w:rsid w:val="00806670"/>
    <w:rsid w:val="00806B96"/>
    <w:rsid w:val="0081148A"/>
    <w:rsid w:val="0081160F"/>
    <w:rsid w:val="008119C9"/>
    <w:rsid w:val="00811A4A"/>
    <w:rsid w:val="00812379"/>
    <w:rsid w:val="00812EFB"/>
    <w:rsid w:val="00815406"/>
    <w:rsid w:val="00817BE1"/>
    <w:rsid w:val="008240A3"/>
    <w:rsid w:val="00825011"/>
    <w:rsid w:val="00826A42"/>
    <w:rsid w:val="00826F09"/>
    <w:rsid w:val="00832379"/>
    <w:rsid w:val="008325D9"/>
    <w:rsid w:val="00832F7C"/>
    <w:rsid w:val="00835070"/>
    <w:rsid w:val="00836551"/>
    <w:rsid w:val="00840312"/>
    <w:rsid w:val="00842271"/>
    <w:rsid w:val="00842FBC"/>
    <w:rsid w:val="00843DC6"/>
    <w:rsid w:val="0084485A"/>
    <w:rsid w:val="008453C2"/>
    <w:rsid w:val="00845897"/>
    <w:rsid w:val="00845BD0"/>
    <w:rsid w:val="00846278"/>
    <w:rsid w:val="00846AB3"/>
    <w:rsid w:val="00850B3D"/>
    <w:rsid w:val="00852D03"/>
    <w:rsid w:val="00852F8A"/>
    <w:rsid w:val="0085419A"/>
    <w:rsid w:val="008546F3"/>
    <w:rsid w:val="00854EFB"/>
    <w:rsid w:val="00855090"/>
    <w:rsid w:val="0085562A"/>
    <w:rsid w:val="0085674C"/>
    <w:rsid w:val="008578DF"/>
    <w:rsid w:val="0086004B"/>
    <w:rsid w:val="00861393"/>
    <w:rsid w:val="00863421"/>
    <w:rsid w:val="008664B9"/>
    <w:rsid w:val="00867DF5"/>
    <w:rsid w:val="00870C4A"/>
    <w:rsid w:val="0087152A"/>
    <w:rsid w:val="00871D30"/>
    <w:rsid w:val="0087289F"/>
    <w:rsid w:val="0087332E"/>
    <w:rsid w:val="008736E7"/>
    <w:rsid w:val="0087496C"/>
    <w:rsid w:val="008765FE"/>
    <w:rsid w:val="0087720C"/>
    <w:rsid w:val="00877503"/>
    <w:rsid w:val="00877E0E"/>
    <w:rsid w:val="008815CB"/>
    <w:rsid w:val="00886C15"/>
    <w:rsid w:val="0088704A"/>
    <w:rsid w:val="00890627"/>
    <w:rsid w:val="00890715"/>
    <w:rsid w:val="00892C34"/>
    <w:rsid w:val="00892E84"/>
    <w:rsid w:val="00892FD6"/>
    <w:rsid w:val="00893D99"/>
    <w:rsid w:val="00895155"/>
    <w:rsid w:val="008962AD"/>
    <w:rsid w:val="00896D29"/>
    <w:rsid w:val="008A16E6"/>
    <w:rsid w:val="008A27B8"/>
    <w:rsid w:val="008A3DD8"/>
    <w:rsid w:val="008A4C4A"/>
    <w:rsid w:val="008A4D39"/>
    <w:rsid w:val="008A6269"/>
    <w:rsid w:val="008A6483"/>
    <w:rsid w:val="008C3DA1"/>
    <w:rsid w:val="008C4E0E"/>
    <w:rsid w:val="008C502D"/>
    <w:rsid w:val="008C52FE"/>
    <w:rsid w:val="008C63D4"/>
    <w:rsid w:val="008C6A8E"/>
    <w:rsid w:val="008C717A"/>
    <w:rsid w:val="008C79E8"/>
    <w:rsid w:val="008C7BF4"/>
    <w:rsid w:val="008D0643"/>
    <w:rsid w:val="008D11D5"/>
    <w:rsid w:val="008D16F3"/>
    <w:rsid w:val="008D39B7"/>
    <w:rsid w:val="008D48BC"/>
    <w:rsid w:val="008D50BB"/>
    <w:rsid w:val="008D5292"/>
    <w:rsid w:val="008D5995"/>
    <w:rsid w:val="008D7EF0"/>
    <w:rsid w:val="008E045E"/>
    <w:rsid w:val="008E1050"/>
    <w:rsid w:val="008E35C1"/>
    <w:rsid w:val="008E5D92"/>
    <w:rsid w:val="008E7A7E"/>
    <w:rsid w:val="008E7B91"/>
    <w:rsid w:val="008F1C10"/>
    <w:rsid w:val="008F1CCA"/>
    <w:rsid w:val="008F2673"/>
    <w:rsid w:val="008F2850"/>
    <w:rsid w:val="008F2A69"/>
    <w:rsid w:val="008F4774"/>
    <w:rsid w:val="008F5E3F"/>
    <w:rsid w:val="008F62D4"/>
    <w:rsid w:val="00900E08"/>
    <w:rsid w:val="00902430"/>
    <w:rsid w:val="00902D03"/>
    <w:rsid w:val="00902F40"/>
    <w:rsid w:val="0090434A"/>
    <w:rsid w:val="0090485A"/>
    <w:rsid w:val="00904A22"/>
    <w:rsid w:val="009059AA"/>
    <w:rsid w:val="00905D8E"/>
    <w:rsid w:val="00910110"/>
    <w:rsid w:val="00910E49"/>
    <w:rsid w:val="00911567"/>
    <w:rsid w:val="00911D34"/>
    <w:rsid w:val="00911FE1"/>
    <w:rsid w:val="00914779"/>
    <w:rsid w:val="00922226"/>
    <w:rsid w:val="00922E0A"/>
    <w:rsid w:val="0092598D"/>
    <w:rsid w:val="009260E2"/>
    <w:rsid w:val="0092689E"/>
    <w:rsid w:val="00926CBC"/>
    <w:rsid w:val="009275B4"/>
    <w:rsid w:val="00930B09"/>
    <w:rsid w:val="009327E9"/>
    <w:rsid w:val="00932818"/>
    <w:rsid w:val="00932E3B"/>
    <w:rsid w:val="00933F97"/>
    <w:rsid w:val="00942D84"/>
    <w:rsid w:val="009454E9"/>
    <w:rsid w:val="0094606A"/>
    <w:rsid w:val="009462B6"/>
    <w:rsid w:val="00947703"/>
    <w:rsid w:val="00947FE9"/>
    <w:rsid w:val="00951DCF"/>
    <w:rsid w:val="00953206"/>
    <w:rsid w:val="00954152"/>
    <w:rsid w:val="00954DF7"/>
    <w:rsid w:val="00955361"/>
    <w:rsid w:val="009567E0"/>
    <w:rsid w:val="00956831"/>
    <w:rsid w:val="00956ED6"/>
    <w:rsid w:val="00962791"/>
    <w:rsid w:val="0096292E"/>
    <w:rsid w:val="00962DE6"/>
    <w:rsid w:val="009633B4"/>
    <w:rsid w:val="00966023"/>
    <w:rsid w:val="00966A2A"/>
    <w:rsid w:val="009677CC"/>
    <w:rsid w:val="00970663"/>
    <w:rsid w:val="00971797"/>
    <w:rsid w:val="00971869"/>
    <w:rsid w:val="009757C4"/>
    <w:rsid w:val="00976608"/>
    <w:rsid w:val="00976959"/>
    <w:rsid w:val="00976F78"/>
    <w:rsid w:val="00977591"/>
    <w:rsid w:val="009829E4"/>
    <w:rsid w:val="00983268"/>
    <w:rsid w:val="00983828"/>
    <w:rsid w:val="00983DAD"/>
    <w:rsid w:val="00984537"/>
    <w:rsid w:val="0098645C"/>
    <w:rsid w:val="009864A3"/>
    <w:rsid w:val="00986A89"/>
    <w:rsid w:val="009905C2"/>
    <w:rsid w:val="009906D5"/>
    <w:rsid w:val="00992314"/>
    <w:rsid w:val="00995476"/>
    <w:rsid w:val="00996F53"/>
    <w:rsid w:val="00997997"/>
    <w:rsid w:val="009A13A9"/>
    <w:rsid w:val="009A21E4"/>
    <w:rsid w:val="009A26FB"/>
    <w:rsid w:val="009A74A9"/>
    <w:rsid w:val="009B0716"/>
    <w:rsid w:val="009B16FA"/>
    <w:rsid w:val="009B1E22"/>
    <w:rsid w:val="009B1F3D"/>
    <w:rsid w:val="009B34CD"/>
    <w:rsid w:val="009B43A9"/>
    <w:rsid w:val="009B571B"/>
    <w:rsid w:val="009B5886"/>
    <w:rsid w:val="009C1437"/>
    <w:rsid w:val="009C15CB"/>
    <w:rsid w:val="009C3510"/>
    <w:rsid w:val="009C445E"/>
    <w:rsid w:val="009C5372"/>
    <w:rsid w:val="009C5A66"/>
    <w:rsid w:val="009D0C7B"/>
    <w:rsid w:val="009D0F31"/>
    <w:rsid w:val="009D1077"/>
    <w:rsid w:val="009D18AF"/>
    <w:rsid w:val="009D277C"/>
    <w:rsid w:val="009D2AB1"/>
    <w:rsid w:val="009D673A"/>
    <w:rsid w:val="009E5827"/>
    <w:rsid w:val="009F07F4"/>
    <w:rsid w:val="009F3E53"/>
    <w:rsid w:val="009F521E"/>
    <w:rsid w:val="009F5F4B"/>
    <w:rsid w:val="009F6B0E"/>
    <w:rsid w:val="009F6BC1"/>
    <w:rsid w:val="00A00099"/>
    <w:rsid w:val="00A02BEB"/>
    <w:rsid w:val="00A034F9"/>
    <w:rsid w:val="00A03799"/>
    <w:rsid w:val="00A0653E"/>
    <w:rsid w:val="00A07866"/>
    <w:rsid w:val="00A10A39"/>
    <w:rsid w:val="00A10D13"/>
    <w:rsid w:val="00A116C0"/>
    <w:rsid w:val="00A11783"/>
    <w:rsid w:val="00A13134"/>
    <w:rsid w:val="00A13AEC"/>
    <w:rsid w:val="00A14AB5"/>
    <w:rsid w:val="00A15F82"/>
    <w:rsid w:val="00A1602E"/>
    <w:rsid w:val="00A17B6D"/>
    <w:rsid w:val="00A17BCD"/>
    <w:rsid w:val="00A209EB"/>
    <w:rsid w:val="00A246E2"/>
    <w:rsid w:val="00A30EEE"/>
    <w:rsid w:val="00A33305"/>
    <w:rsid w:val="00A335BF"/>
    <w:rsid w:val="00A346F9"/>
    <w:rsid w:val="00A365C9"/>
    <w:rsid w:val="00A40299"/>
    <w:rsid w:val="00A4127A"/>
    <w:rsid w:val="00A42577"/>
    <w:rsid w:val="00A43A38"/>
    <w:rsid w:val="00A44014"/>
    <w:rsid w:val="00A44267"/>
    <w:rsid w:val="00A44B6A"/>
    <w:rsid w:val="00A478F3"/>
    <w:rsid w:val="00A534DD"/>
    <w:rsid w:val="00A56C5D"/>
    <w:rsid w:val="00A575F8"/>
    <w:rsid w:val="00A57C59"/>
    <w:rsid w:val="00A62C8D"/>
    <w:rsid w:val="00A62EEF"/>
    <w:rsid w:val="00A63BCE"/>
    <w:rsid w:val="00A64E40"/>
    <w:rsid w:val="00A64F9C"/>
    <w:rsid w:val="00A65784"/>
    <w:rsid w:val="00A65B9E"/>
    <w:rsid w:val="00A661DD"/>
    <w:rsid w:val="00A66F21"/>
    <w:rsid w:val="00A7146B"/>
    <w:rsid w:val="00A720CA"/>
    <w:rsid w:val="00A745E0"/>
    <w:rsid w:val="00A764B3"/>
    <w:rsid w:val="00A83473"/>
    <w:rsid w:val="00A837FF"/>
    <w:rsid w:val="00A90A3A"/>
    <w:rsid w:val="00A914DD"/>
    <w:rsid w:val="00A93FF3"/>
    <w:rsid w:val="00A94A57"/>
    <w:rsid w:val="00A955CE"/>
    <w:rsid w:val="00A95FA0"/>
    <w:rsid w:val="00A970F1"/>
    <w:rsid w:val="00A97E79"/>
    <w:rsid w:val="00AA1FC8"/>
    <w:rsid w:val="00AA246F"/>
    <w:rsid w:val="00AA3FE2"/>
    <w:rsid w:val="00AA402E"/>
    <w:rsid w:val="00AA6CCD"/>
    <w:rsid w:val="00AA71FF"/>
    <w:rsid w:val="00AB0737"/>
    <w:rsid w:val="00AB0BC3"/>
    <w:rsid w:val="00AB1C92"/>
    <w:rsid w:val="00AB1E35"/>
    <w:rsid w:val="00AB6D9E"/>
    <w:rsid w:val="00AC1B77"/>
    <w:rsid w:val="00AC251B"/>
    <w:rsid w:val="00AC2D17"/>
    <w:rsid w:val="00AC43F2"/>
    <w:rsid w:val="00AC445B"/>
    <w:rsid w:val="00AC63A6"/>
    <w:rsid w:val="00AC7175"/>
    <w:rsid w:val="00AC7CD9"/>
    <w:rsid w:val="00AD3447"/>
    <w:rsid w:val="00AD4ED8"/>
    <w:rsid w:val="00AD7A93"/>
    <w:rsid w:val="00AE0D26"/>
    <w:rsid w:val="00AE1BB9"/>
    <w:rsid w:val="00AE1E5D"/>
    <w:rsid w:val="00AE495B"/>
    <w:rsid w:val="00AF1205"/>
    <w:rsid w:val="00AF5130"/>
    <w:rsid w:val="00AF5944"/>
    <w:rsid w:val="00AF5CCA"/>
    <w:rsid w:val="00AF7FA8"/>
    <w:rsid w:val="00B018B6"/>
    <w:rsid w:val="00B02E1E"/>
    <w:rsid w:val="00B040BE"/>
    <w:rsid w:val="00B04B67"/>
    <w:rsid w:val="00B0595D"/>
    <w:rsid w:val="00B05A34"/>
    <w:rsid w:val="00B06108"/>
    <w:rsid w:val="00B07079"/>
    <w:rsid w:val="00B116F1"/>
    <w:rsid w:val="00B11AC5"/>
    <w:rsid w:val="00B11FDD"/>
    <w:rsid w:val="00B12CC0"/>
    <w:rsid w:val="00B1331D"/>
    <w:rsid w:val="00B142AE"/>
    <w:rsid w:val="00B17A1F"/>
    <w:rsid w:val="00B20CBF"/>
    <w:rsid w:val="00B217E5"/>
    <w:rsid w:val="00B21853"/>
    <w:rsid w:val="00B21D82"/>
    <w:rsid w:val="00B23417"/>
    <w:rsid w:val="00B23DF9"/>
    <w:rsid w:val="00B249C2"/>
    <w:rsid w:val="00B24ACC"/>
    <w:rsid w:val="00B26178"/>
    <w:rsid w:val="00B2647E"/>
    <w:rsid w:val="00B27008"/>
    <w:rsid w:val="00B30328"/>
    <w:rsid w:val="00B33971"/>
    <w:rsid w:val="00B4074D"/>
    <w:rsid w:val="00B40C2B"/>
    <w:rsid w:val="00B41393"/>
    <w:rsid w:val="00B4578A"/>
    <w:rsid w:val="00B4693F"/>
    <w:rsid w:val="00B501DF"/>
    <w:rsid w:val="00B53E0C"/>
    <w:rsid w:val="00B552A5"/>
    <w:rsid w:val="00B55CAF"/>
    <w:rsid w:val="00B5690C"/>
    <w:rsid w:val="00B56AD1"/>
    <w:rsid w:val="00B60EAD"/>
    <w:rsid w:val="00B65795"/>
    <w:rsid w:val="00B65879"/>
    <w:rsid w:val="00B67F40"/>
    <w:rsid w:val="00B70C7F"/>
    <w:rsid w:val="00B70CA1"/>
    <w:rsid w:val="00B70D37"/>
    <w:rsid w:val="00B72EC3"/>
    <w:rsid w:val="00B761ED"/>
    <w:rsid w:val="00B7625A"/>
    <w:rsid w:val="00B76621"/>
    <w:rsid w:val="00B805EA"/>
    <w:rsid w:val="00B811B9"/>
    <w:rsid w:val="00B82730"/>
    <w:rsid w:val="00B82892"/>
    <w:rsid w:val="00B84471"/>
    <w:rsid w:val="00B84537"/>
    <w:rsid w:val="00B847E8"/>
    <w:rsid w:val="00B85CC4"/>
    <w:rsid w:val="00B87F46"/>
    <w:rsid w:val="00B93E45"/>
    <w:rsid w:val="00B94F51"/>
    <w:rsid w:val="00B958A3"/>
    <w:rsid w:val="00B96527"/>
    <w:rsid w:val="00B96CB8"/>
    <w:rsid w:val="00BA06CC"/>
    <w:rsid w:val="00BA07E7"/>
    <w:rsid w:val="00BA5F89"/>
    <w:rsid w:val="00BB2B1D"/>
    <w:rsid w:val="00BB2FBF"/>
    <w:rsid w:val="00BB3E1E"/>
    <w:rsid w:val="00BB4043"/>
    <w:rsid w:val="00BB4537"/>
    <w:rsid w:val="00BB619F"/>
    <w:rsid w:val="00BB67A2"/>
    <w:rsid w:val="00BB6B76"/>
    <w:rsid w:val="00BB7029"/>
    <w:rsid w:val="00BB7C7C"/>
    <w:rsid w:val="00BB7D8C"/>
    <w:rsid w:val="00BB7DEA"/>
    <w:rsid w:val="00BC0D59"/>
    <w:rsid w:val="00BC2922"/>
    <w:rsid w:val="00BC2C43"/>
    <w:rsid w:val="00BC3F68"/>
    <w:rsid w:val="00BC56AF"/>
    <w:rsid w:val="00BC7BFA"/>
    <w:rsid w:val="00BD1BF1"/>
    <w:rsid w:val="00BD36A9"/>
    <w:rsid w:val="00BD62C4"/>
    <w:rsid w:val="00BE01BB"/>
    <w:rsid w:val="00BE32A6"/>
    <w:rsid w:val="00BE33BB"/>
    <w:rsid w:val="00BE3668"/>
    <w:rsid w:val="00BE44C8"/>
    <w:rsid w:val="00BE6EFF"/>
    <w:rsid w:val="00BE7C6F"/>
    <w:rsid w:val="00BE7D41"/>
    <w:rsid w:val="00BF1934"/>
    <w:rsid w:val="00BF42D6"/>
    <w:rsid w:val="00C0194D"/>
    <w:rsid w:val="00C0606A"/>
    <w:rsid w:val="00C06843"/>
    <w:rsid w:val="00C071DF"/>
    <w:rsid w:val="00C07B41"/>
    <w:rsid w:val="00C10039"/>
    <w:rsid w:val="00C11192"/>
    <w:rsid w:val="00C11314"/>
    <w:rsid w:val="00C11FB2"/>
    <w:rsid w:val="00C12122"/>
    <w:rsid w:val="00C12126"/>
    <w:rsid w:val="00C15494"/>
    <w:rsid w:val="00C16702"/>
    <w:rsid w:val="00C167AD"/>
    <w:rsid w:val="00C17D15"/>
    <w:rsid w:val="00C2048B"/>
    <w:rsid w:val="00C21244"/>
    <w:rsid w:val="00C21910"/>
    <w:rsid w:val="00C22838"/>
    <w:rsid w:val="00C23CF3"/>
    <w:rsid w:val="00C25B00"/>
    <w:rsid w:val="00C2646E"/>
    <w:rsid w:val="00C31E40"/>
    <w:rsid w:val="00C323D4"/>
    <w:rsid w:val="00C33317"/>
    <w:rsid w:val="00C33BEF"/>
    <w:rsid w:val="00C34215"/>
    <w:rsid w:val="00C347AF"/>
    <w:rsid w:val="00C37D09"/>
    <w:rsid w:val="00C37D3D"/>
    <w:rsid w:val="00C40B26"/>
    <w:rsid w:val="00C413B2"/>
    <w:rsid w:val="00C42013"/>
    <w:rsid w:val="00C4224F"/>
    <w:rsid w:val="00C42368"/>
    <w:rsid w:val="00C423CD"/>
    <w:rsid w:val="00C43571"/>
    <w:rsid w:val="00C46C25"/>
    <w:rsid w:val="00C47820"/>
    <w:rsid w:val="00C50A8A"/>
    <w:rsid w:val="00C50AF7"/>
    <w:rsid w:val="00C52C7B"/>
    <w:rsid w:val="00C546C3"/>
    <w:rsid w:val="00C54F38"/>
    <w:rsid w:val="00C56680"/>
    <w:rsid w:val="00C57B4D"/>
    <w:rsid w:val="00C60935"/>
    <w:rsid w:val="00C611A8"/>
    <w:rsid w:val="00C6172E"/>
    <w:rsid w:val="00C61C1C"/>
    <w:rsid w:val="00C66AF8"/>
    <w:rsid w:val="00C70E08"/>
    <w:rsid w:val="00C7123A"/>
    <w:rsid w:val="00C755DB"/>
    <w:rsid w:val="00C76439"/>
    <w:rsid w:val="00C7788D"/>
    <w:rsid w:val="00C81C84"/>
    <w:rsid w:val="00C8318D"/>
    <w:rsid w:val="00C83E2F"/>
    <w:rsid w:val="00C84570"/>
    <w:rsid w:val="00C84D73"/>
    <w:rsid w:val="00C851EA"/>
    <w:rsid w:val="00C866ED"/>
    <w:rsid w:val="00C87643"/>
    <w:rsid w:val="00C877EC"/>
    <w:rsid w:val="00C904CB"/>
    <w:rsid w:val="00C90BD3"/>
    <w:rsid w:val="00C914C9"/>
    <w:rsid w:val="00C91D71"/>
    <w:rsid w:val="00C925F3"/>
    <w:rsid w:val="00C92680"/>
    <w:rsid w:val="00C92EA9"/>
    <w:rsid w:val="00C943DC"/>
    <w:rsid w:val="00C952CC"/>
    <w:rsid w:val="00C9533D"/>
    <w:rsid w:val="00C97F1B"/>
    <w:rsid w:val="00CA0093"/>
    <w:rsid w:val="00CA2BBE"/>
    <w:rsid w:val="00CB0C8C"/>
    <w:rsid w:val="00CB29BD"/>
    <w:rsid w:val="00CB576A"/>
    <w:rsid w:val="00CB5926"/>
    <w:rsid w:val="00CB5EFE"/>
    <w:rsid w:val="00CB6981"/>
    <w:rsid w:val="00CB6CE9"/>
    <w:rsid w:val="00CC022C"/>
    <w:rsid w:val="00CC0259"/>
    <w:rsid w:val="00CC1B7C"/>
    <w:rsid w:val="00CC1CEC"/>
    <w:rsid w:val="00CC42B5"/>
    <w:rsid w:val="00CC51A3"/>
    <w:rsid w:val="00CC60A6"/>
    <w:rsid w:val="00CC6DB2"/>
    <w:rsid w:val="00CC6F04"/>
    <w:rsid w:val="00CD069D"/>
    <w:rsid w:val="00CD1472"/>
    <w:rsid w:val="00CD36E3"/>
    <w:rsid w:val="00CD3C14"/>
    <w:rsid w:val="00CD3E27"/>
    <w:rsid w:val="00CD4B61"/>
    <w:rsid w:val="00CD6F6A"/>
    <w:rsid w:val="00CD7F89"/>
    <w:rsid w:val="00CE0BC6"/>
    <w:rsid w:val="00CE4155"/>
    <w:rsid w:val="00CE4DC0"/>
    <w:rsid w:val="00CF13B9"/>
    <w:rsid w:val="00CF279C"/>
    <w:rsid w:val="00CF3D01"/>
    <w:rsid w:val="00CF75CF"/>
    <w:rsid w:val="00D02C26"/>
    <w:rsid w:val="00D0606A"/>
    <w:rsid w:val="00D06D0F"/>
    <w:rsid w:val="00D074E1"/>
    <w:rsid w:val="00D078A2"/>
    <w:rsid w:val="00D07CB2"/>
    <w:rsid w:val="00D10A31"/>
    <w:rsid w:val="00D118E3"/>
    <w:rsid w:val="00D17A29"/>
    <w:rsid w:val="00D2078D"/>
    <w:rsid w:val="00D2108A"/>
    <w:rsid w:val="00D243FA"/>
    <w:rsid w:val="00D25EC5"/>
    <w:rsid w:val="00D25FC0"/>
    <w:rsid w:val="00D27826"/>
    <w:rsid w:val="00D27989"/>
    <w:rsid w:val="00D30DFC"/>
    <w:rsid w:val="00D31045"/>
    <w:rsid w:val="00D3256B"/>
    <w:rsid w:val="00D33DB6"/>
    <w:rsid w:val="00D34F7C"/>
    <w:rsid w:val="00D356BD"/>
    <w:rsid w:val="00D405AD"/>
    <w:rsid w:val="00D415D7"/>
    <w:rsid w:val="00D464E9"/>
    <w:rsid w:val="00D52E5B"/>
    <w:rsid w:val="00D6066E"/>
    <w:rsid w:val="00D613A2"/>
    <w:rsid w:val="00D61EDA"/>
    <w:rsid w:val="00D62C92"/>
    <w:rsid w:val="00D63A76"/>
    <w:rsid w:val="00D64E3E"/>
    <w:rsid w:val="00D666DB"/>
    <w:rsid w:val="00D70A0C"/>
    <w:rsid w:val="00D71B44"/>
    <w:rsid w:val="00D71D33"/>
    <w:rsid w:val="00D729CD"/>
    <w:rsid w:val="00D72F65"/>
    <w:rsid w:val="00D736F9"/>
    <w:rsid w:val="00D759A8"/>
    <w:rsid w:val="00D763AD"/>
    <w:rsid w:val="00D77DC9"/>
    <w:rsid w:val="00D81B32"/>
    <w:rsid w:val="00D820BB"/>
    <w:rsid w:val="00D83AEA"/>
    <w:rsid w:val="00D84250"/>
    <w:rsid w:val="00D852F5"/>
    <w:rsid w:val="00D853D4"/>
    <w:rsid w:val="00D87322"/>
    <w:rsid w:val="00D877C5"/>
    <w:rsid w:val="00D92915"/>
    <w:rsid w:val="00D92BC1"/>
    <w:rsid w:val="00D95BEB"/>
    <w:rsid w:val="00D95DDD"/>
    <w:rsid w:val="00D9622D"/>
    <w:rsid w:val="00D967F2"/>
    <w:rsid w:val="00D9689C"/>
    <w:rsid w:val="00D96B10"/>
    <w:rsid w:val="00DA0DCB"/>
    <w:rsid w:val="00DA2D44"/>
    <w:rsid w:val="00DA3339"/>
    <w:rsid w:val="00DA3604"/>
    <w:rsid w:val="00DA3CA7"/>
    <w:rsid w:val="00DA400A"/>
    <w:rsid w:val="00DA4211"/>
    <w:rsid w:val="00DA586E"/>
    <w:rsid w:val="00DA70DD"/>
    <w:rsid w:val="00DB0B68"/>
    <w:rsid w:val="00DB5150"/>
    <w:rsid w:val="00DB65A4"/>
    <w:rsid w:val="00DB7F9C"/>
    <w:rsid w:val="00DC3CF4"/>
    <w:rsid w:val="00DC405E"/>
    <w:rsid w:val="00DC7125"/>
    <w:rsid w:val="00DD06F8"/>
    <w:rsid w:val="00DD107E"/>
    <w:rsid w:val="00DD1673"/>
    <w:rsid w:val="00DD182D"/>
    <w:rsid w:val="00DD2992"/>
    <w:rsid w:val="00DD418C"/>
    <w:rsid w:val="00DD4304"/>
    <w:rsid w:val="00DD532D"/>
    <w:rsid w:val="00DD7231"/>
    <w:rsid w:val="00DD7257"/>
    <w:rsid w:val="00DD7A56"/>
    <w:rsid w:val="00DE08FA"/>
    <w:rsid w:val="00DE3F6F"/>
    <w:rsid w:val="00DE6139"/>
    <w:rsid w:val="00DF0046"/>
    <w:rsid w:val="00DF312A"/>
    <w:rsid w:val="00E0156D"/>
    <w:rsid w:val="00E01E0B"/>
    <w:rsid w:val="00E0250E"/>
    <w:rsid w:val="00E0377B"/>
    <w:rsid w:val="00E0393C"/>
    <w:rsid w:val="00E064F3"/>
    <w:rsid w:val="00E066DE"/>
    <w:rsid w:val="00E06F20"/>
    <w:rsid w:val="00E10898"/>
    <w:rsid w:val="00E126F6"/>
    <w:rsid w:val="00E12F22"/>
    <w:rsid w:val="00E13435"/>
    <w:rsid w:val="00E14083"/>
    <w:rsid w:val="00E141F3"/>
    <w:rsid w:val="00E15B1D"/>
    <w:rsid w:val="00E15BB0"/>
    <w:rsid w:val="00E168CB"/>
    <w:rsid w:val="00E17487"/>
    <w:rsid w:val="00E17D91"/>
    <w:rsid w:val="00E21C5E"/>
    <w:rsid w:val="00E23795"/>
    <w:rsid w:val="00E24EF2"/>
    <w:rsid w:val="00E261DE"/>
    <w:rsid w:val="00E266BA"/>
    <w:rsid w:val="00E26917"/>
    <w:rsid w:val="00E26B01"/>
    <w:rsid w:val="00E3123B"/>
    <w:rsid w:val="00E33039"/>
    <w:rsid w:val="00E34E3E"/>
    <w:rsid w:val="00E37D98"/>
    <w:rsid w:val="00E37E39"/>
    <w:rsid w:val="00E417A6"/>
    <w:rsid w:val="00E41C0A"/>
    <w:rsid w:val="00E42580"/>
    <w:rsid w:val="00E42707"/>
    <w:rsid w:val="00E42E65"/>
    <w:rsid w:val="00E45695"/>
    <w:rsid w:val="00E45749"/>
    <w:rsid w:val="00E45960"/>
    <w:rsid w:val="00E45F6F"/>
    <w:rsid w:val="00E470D6"/>
    <w:rsid w:val="00E4726F"/>
    <w:rsid w:val="00E47383"/>
    <w:rsid w:val="00E47DEC"/>
    <w:rsid w:val="00E47E7B"/>
    <w:rsid w:val="00E50BA1"/>
    <w:rsid w:val="00E52A22"/>
    <w:rsid w:val="00E52ABF"/>
    <w:rsid w:val="00E534E4"/>
    <w:rsid w:val="00E536F7"/>
    <w:rsid w:val="00E545C3"/>
    <w:rsid w:val="00E548A8"/>
    <w:rsid w:val="00E56D64"/>
    <w:rsid w:val="00E603A0"/>
    <w:rsid w:val="00E635C3"/>
    <w:rsid w:val="00E64524"/>
    <w:rsid w:val="00E64853"/>
    <w:rsid w:val="00E673B2"/>
    <w:rsid w:val="00E67727"/>
    <w:rsid w:val="00E7415B"/>
    <w:rsid w:val="00E75000"/>
    <w:rsid w:val="00E75094"/>
    <w:rsid w:val="00E75E5F"/>
    <w:rsid w:val="00E775DC"/>
    <w:rsid w:val="00E77D80"/>
    <w:rsid w:val="00E80016"/>
    <w:rsid w:val="00E8316B"/>
    <w:rsid w:val="00E85C88"/>
    <w:rsid w:val="00E86BA7"/>
    <w:rsid w:val="00E876CC"/>
    <w:rsid w:val="00E9037E"/>
    <w:rsid w:val="00E930DB"/>
    <w:rsid w:val="00E93257"/>
    <w:rsid w:val="00E933A1"/>
    <w:rsid w:val="00E94258"/>
    <w:rsid w:val="00E947B5"/>
    <w:rsid w:val="00E95D58"/>
    <w:rsid w:val="00E962D9"/>
    <w:rsid w:val="00EA026C"/>
    <w:rsid w:val="00EA04CC"/>
    <w:rsid w:val="00EA0841"/>
    <w:rsid w:val="00EA1571"/>
    <w:rsid w:val="00EA185A"/>
    <w:rsid w:val="00EA1A3A"/>
    <w:rsid w:val="00EA2BC3"/>
    <w:rsid w:val="00EA324C"/>
    <w:rsid w:val="00EA3454"/>
    <w:rsid w:val="00EA4816"/>
    <w:rsid w:val="00EA4A13"/>
    <w:rsid w:val="00EA582E"/>
    <w:rsid w:val="00EA6252"/>
    <w:rsid w:val="00EA71DB"/>
    <w:rsid w:val="00EB07BB"/>
    <w:rsid w:val="00EB095B"/>
    <w:rsid w:val="00EB1748"/>
    <w:rsid w:val="00EB25B5"/>
    <w:rsid w:val="00EB498D"/>
    <w:rsid w:val="00EB5118"/>
    <w:rsid w:val="00EB549E"/>
    <w:rsid w:val="00EB5908"/>
    <w:rsid w:val="00EB5D1D"/>
    <w:rsid w:val="00EC0152"/>
    <w:rsid w:val="00EC0CE9"/>
    <w:rsid w:val="00EC5E94"/>
    <w:rsid w:val="00EC719F"/>
    <w:rsid w:val="00ED0B57"/>
    <w:rsid w:val="00ED40B1"/>
    <w:rsid w:val="00ED677E"/>
    <w:rsid w:val="00ED7436"/>
    <w:rsid w:val="00ED75F6"/>
    <w:rsid w:val="00EE2069"/>
    <w:rsid w:val="00EE3881"/>
    <w:rsid w:val="00EE56F2"/>
    <w:rsid w:val="00EE637E"/>
    <w:rsid w:val="00EF0F13"/>
    <w:rsid w:val="00EF29C3"/>
    <w:rsid w:val="00EF2E74"/>
    <w:rsid w:val="00EF4685"/>
    <w:rsid w:val="00EF4A29"/>
    <w:rsid w:val="00EF67C1"/>
    <w:rsid w:val="00F00E89"/>
    <w:rsid w:val="00F01C24"/>
    <w:rsid w:val="00F01F8C"/>
    <w:rsid w:val="00F03EA2"/>
    <w:rsid w:val="00F0729A"/>
    <w:rsid w:val="00F100D5"/>
    <w:rsid w:val="00F10E22"/>
    <w:rsid w:val="00F1333B"/>
    <w:rsid w:val="00F14FB1"/>
    <w:rsid w:val="00F154FB"/>
    <w:rsid w:val="00F16F2D"/>
    <w:rsid w:val="00F216E0"/>
    <w:rsid w:val="00F23FA1"/>
    <w:rsid w:val="00F2564D"/>
    <w:rsid w:val="00F32D8E"/>
    <w:rsid w:val="00F347E6"/>
    <w:rsid w:val="00F3510E"/>
    <w:rsid w:val="00F36673"/>
    <w:rsid w:val="00F36E53"/>
    <w:rsid w:val="00F41531"/>
    <w:rsid w:val="00F43430"/>
    <w:rsid w:val="00F4600E"/>
    <w:rsid w:val="00F4618D"/>
    <w:rsid w:val="00F4666F"/>
    <w:rsid w:val="00F510A6"/>
    <w:rsid w:val="00F51BCC"/>
    <w:rsid w:val="00F51CFA"/>
    <w:rsid w:val="00F52157"/>
    <w:rsid w:val="00F53D27"/>
    <w:rsid w:val="00F54761"/>
    <w:rsid w:val="00F61ABA"/>
    <w:rsid w:val="00F63942"/>
    <w:rsid w:val="00F64471"/>
    <w:rsid w:val="00F70E39"/>
    <w:rsid w:val="00F70FEE"/>
    <w:rsid w:val="00F715DE"/>
    <w:rsid w:val="00F74264"/>
    <w:rsid w:val="00F759E4"/>
    <w:rsid w:val="00F75BE1"/>
    <w:rsid w:val="00F761DB"/>
    <w:rsid w:val="00F77764"/>
    <w:rsid w:val="00F81F2A"/>
    <w:rsid w:val="00F81F62"/>
    <w:rsid w:val="00F827BC"/>
    <w:rsid w:val="00F82BF7"/>
    <w:rsid w:val="00F847DA"/>
    <w:rsid w:val="00F84B52"/>
    <w:rsid w:val="00F91423"/>
    <w:rsid w:val="00F93D33"/>
    <w:rsid w:val="00F9598D"/>
    <w:rsid w:val="00FA15DB"/>
    <w:rsid w:val="00FA4D4B"/>
    <w:rsid w:val="00FA527D"/>
    <w:rsid w:val="00FA5E7D"/>
    <w:rsid w:val="00FA6125"/>
    <w:rsid w:val="00FA6AD4"/>
    <w:rsid w:val="00FB08F2"/>
    <w:rsid w:val="00FB28A2"/>
    <w:rsid w:val="00FB2C7F"/>
    <w:rsid w:val="00FB4228"/>
    <w:rsid w:val="00FB4915"/>
    <w:rsid w:val="00FB4B51"/>
    <w:rsid w:val="00FB5C3D"/>
    <w:rsid w:val="00FB71B8"/>
    <w:rsid w:val="00FB7F70"/>
    <w:rsid w:val="00FC0231"/>
    <w:rsid w:val="00FC068E"/>
    <w:rsid w:val="00FC1921"/>
    <w:rsid w:val="00FC221F"/>
    <w:rsid w:val="00FC3258"/>
    <w:rsid w:val="00FC3CE8"/>
    <w:rsid w:val="00FC5418"/>
    <w:rsid w:val="00FC5F54"/>
    <w:rsid w:val="00FC6FFA"/>
    <w:rsid w:val="00FC754C"/>
    <w:rsid w:val="00FD0BB9"/>
    <w:rsid w:val="00FD17E1"/>
    <w:rsid w:val="00FD1A19"/>
    <w:rsid w:val="00FD465E"/>
    <w:rsid w:val="00FD4886"/>
    <w:rsid w:val="00FD5041"/>
    <w:rsid w:val="00FD5178"/>
    <w:rsid w:val="00FE5437"/>
    <w:rsid w:val="00FF0EA6"/>
    <w:rsid w:val="00FF0FBA"/>
    <w:rsid w:val="00FF1ADE"/>
    <w:rsid w:val="00FF215F"/>
    <w:rsid w:val="00FF4310"/>
    <w:rsid w:val="00FF4BB6"/>
    <w:rsid w:val="00FF59D3"/>
    <w:rsid w:val="00FF70D8"/>
    <w:rsid w:val="00FF712F"/>
    <w:rsid w:val="00FF72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5B85"/>
  <w15:chartTrackingRefBased/>
  <w15:docId w15:val="{2DCF44C8-9588-4D76-A8D6-95D6E6F6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6C3"/>
  </w:style>
  <w:style w:type="paragraph" w:styleId="Ttulo1">
    <w:name w:val="heading 1"/>
    <w:basedOn w:val="Normal"/>
    <w:next w:val="Normal"/>
    <w:link w:val="Ttulo1Car"/>
    <w:uiPriority w:val="9"/>
    <w:qFormat/>
    <w:rsid w:val="00647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7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47F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7F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7F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7F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7F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7F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7F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7F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7F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47F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7F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7F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7F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7F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7F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7F3F"/>
    <w:rPr>
      <w:rFonts w:eastAsiaTheme="majorEastAsia" w:cstheme="majorBidi"/>
      <w:color w:val="272727" w:themeColor="text1" w:themeTint="D8"/>
    </w:rPr>
  </w:style>
  <w:style w:type="paragraph" w:styleId="Ttulo">
    <w:name w:val="Title"/>
    <w:basedOn w:val="Normal"/>
    <w:next w:val="Normal"/>
    <w:link w:val="TtuloCar"/>
    <w:uiPriority w:val="10"/>
    <w:qFormat/>
    <w:rsid w:val="00647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7F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7F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7F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7F3F"/>
    <w:pPr>
      <w:spacing w:before="160"/>
      <w:jc w:val="center"/>
    </w:pPr>
    <w:rPr>
      <w:i/>
      <w:iCs/>
      <w:color w:val="404040" w:themeColor="text1" w:themeTint="BF"/>
    </w:rPr>
  </w:style>
  <w:style w:type="character" w:customStyle="1" w:styleId="CitaCar">
    <w:name w:val="Cita Car"/>
    <w:basedOn w:val="Fuentedeprrafopredeter"/>
    <w:link w:val="Cita"/>
    <w:uiPriority w:val="29"/>
    <w:rsid w:val="00647F3F"/>
    <w:rPr>
      <w:i/>
      <w:iCs/>
      <w:color w:val="404040" w:themeColor="text1" w:themeTint="BF"/>
    </w:rPr>
  </w:style>
  <w:style w:type="paragraph" w:styleId="Prrafodelista">
    <w:name w:val="List Paragraph"/>
    <w:basedOn w:val="Normal"/>
    <w:uiPriority w:val="34"/>
    <w:qFormat/>
    <w:rsid w:val="00647F3F"/>
    <w:pPr>
      <w:ind w:left="720"/>
      <w:contextualSpacing/>
    </w:pPr>
  </w:style>
  <w:style w:type="character" w:styleId="nfasisintenso">
    <w:name w:val="Intense Emphasis"/>
    <w:basedOn w:val="Fuentedeprrafopredeter"/>
    <w:uiPriority w:val="21"/>
    <w:qFormat/>
    <w:rsid w:val="00647F3F"/>
    <w:rPr>
      <w:i/>
      <w:iCs/>
      <w:color w:val="0F4761" w:themeColor="accent1" w:themeShade="BF"/>
    </w:rPr>
  </w:style>
  <w:style w:type="paragraph" w:styleId="Citadestacada">
    <w:name w:val="Intense Quote"/>
    <w:basedOn w:val="Normal"/>
    <w:next w:val="Normal"/>
    <w:link w:val="CitadestacadaCar"/>
    <w:uiPriority w:val="30"/>
    <w:qFormat/>
    <w:rsid w:val="00647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7F3F"/>
    <w:rPr>
      <w:i/>
      <w:iCs/>
      <w:color w:val="0F4761" w:themeColor="accent1" w:themeShade="BF"/>
    </w:rPr>
  </w:style>
  <w:style w:type="character" w:styleId="Referenciaintensa">
    <w:name w:val="Intense Reference"/>
    <w:basedOn w:val="Fuentedeprrafopredeter"/>
    <w:uiPriority w:val="32"/>
    <w:qFormat/>
    <w:rsid w:val="00647F3F"/>
    <w:rPr>
      <w:b/>
      <w:bCs/>
      <w:smallCaps/>
      <w:color w:val="0F4761" w:themeColor="accent1" w:themeShade="BF"/>
      <w:spacing w:val="5"/>
    </w:rPr>
  </w:style>
  <w:style w:type="table" w:styleId="Tablaconcuadrcula">
    <w:name w:val="Table Grid"/>
    <w:basedOn w:val="Tablanormal"/>
    <w:uiPriority w:val="39"/>
    <w:rsid w:val="00E15B1D"/>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538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Encabezado">
    <w:name w:val="header"/>
    <w:basedOn w:val="Normal"/>
    <w:link w:val="EncabezadoCar"/>
    <w:uiPriority w:val="99"/>
    <w:unhideWhenUsed/>
    <w:rsid w:val="0058737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58737D"/>
  </w:style>
  <w:style w:type="paragraph" w:styleId="Piedepgina">
    <w:name w:val="footer"/>
    <w:basedOn w:val="Normal"/>
    <w:link w:val="PiedepginaCar"/>
    <w:uiPriority w:val="99"/>
    <w:unhideWhenUsed/>
    <w:rsid w:val="0058737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58737D"/>
  </w:style>
  <w:style w:type="character" w:styleId="Hipervnculo">
    <w:name w:val="Hyperlink"/>
    <w:basedOn w:val="Fuentedeprrafopredeter"/>
    <w:uiPriority w:val="99"/>
    <w:unhideWhenUsed/>
    <w:rsid w:val="001931BA"/>
    <w:rPr>
      <w:color w:val="467886" w:themeColor="hyperlink"/>
      <w:u w:val="single"/>
    </w:rPr>
  </w:style>
  <w:style w:type="character" w:customStyle="1" w:styleId="url">
    <w:name w:val="url"/>
    <w:basedOn w:val="Fuentedeprrafopredeter"/>
    <w:rsid w:val="001931BA"/>
  </w:style>
  <w:style w:type="character" w:styleId="Mencinsinresolver">
    <w:name w:val="Unresolved Mention"/>
    <w:basedOn w:val="Fuentedeprrafopredeter"/>
    <w:uiPriority w:val="99"/>
    <w:semiHidden/>
    <w:unhideWhenUsed/>
    <w:rsid w:val="00C42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4125">
      <w:bodyDiv w:val="1"/>
      <w:marLeft w:val="0"/>
      <w:marRight w:val="0"/>
      <w:marTop w:val="0"/>
      <w:marBottom w:val="0"/>
      <w:divBdr>
        <w:top w:val="none" w:sz="0" w:space="0" w:color="auto"/>
        <w:left w:val="none" w:sz="0" w:space="0" w:color="auto"/>
        <w:bottom w:val="none" w:sz="0" w:space="0" w:color="auto"/>
        <w:right w:val="none" w:sz="0" w:space="0" w:color="auto"/>
      </w:divBdr>
    </w:div>
    <w:div w:id="21640078">
      <w:bodyDiv w:val="1"/>
      <w:marLeft w:val="0"/>
      <w:marRight w:val="0"/>
      <w:marTop w:val="0"/>
      <w:marBottom w:val="0"/>
      <w:divBdr>
        <w:top w:val="none" w:sz="0" w:space="0" w:color="auto"/>
        <w:left w:val="none" w:sz="0" w:space="0" w:color="auto"/>
        <w:bottom w:val="none" w:sz="0" w:space="0" w:color="auto"/>
        <w:right w:val="none" w:sz="0" w:space="0" w:color="auto"/>
      </w:divBdr>
    </w:div>
    <w:div w:id="125395288">
      <w:bodyDiv w:val="1"/>
      <w:marLeft w:val="0"/>
      <w:marRight w:val="0"/>
      <w:marTop w:val="0"/>
      <w:marBottom w:val="0"/>
      <w:divBdr>
        <w:top w:val="none" w:sz="0" w:space="0" w:color="auto"/>
        <w:left w:val="none" w:sz="0" w:space="0" w:color="auto"/>
        <w:bottom w:val="none" w:sz="0" w:space="0" w:color="auto"/>
        <w:right w:val="none" w:sz="0" w:space="0" w:color="auto"/>
      </w:divBdr>
    </w:div>
    <w:div w:id="143662156">
      <w:bodyDiv w:val="1"/>
      <w:marLeft w:val="0"/>
      <w:marRight w:val="0"/>
      <w:marTop w:val="0"/>
      <w:marBottom w:val="0"/>
      <w:divBdr>
        <w:top w:val="none" w:sz="0" w:space="0" w:color="auto"/>
        <w:left w:val="none" w:sz="0" w:space="0" w:color="auto"/>
        <w:bottom w:val="none" w:sz="0" w:space="0" w:color="auto"/>
        <w:right w:val="none" w:sz="0" w:space="0" w:color="auto"/>
      </w:divBdr>
    </w:div>
    <w:div w:id="143932070">
      <w:bodyDiv w:val="1"/>
      <w:marLeft w:val="0"/>
      <w:marRight w:val="0"/>
      <w:marTop w:val="0"/>
      <w:marBottom w:val="0"/>
      <w:divBdr>
        <w:top w:val="none" w:sz="0" w:space="0" w:color="auto"/>
        <w:left w:val="none" w:sz="0" w:space="0" w:color="auto"/>
        <w:bottom w:val="none" w:sz="0" w:space="0" w:color="auto"/>
        <w:right w:val="none" w:sz="0" w:space="0" w:color="auto"/>
      </w:divBdr>
    </w:div>
    <w:div w:id="168375837">
      <w:bodyDiv w:val="1"/>
      <w:marLeft w:val="0"/>
      <w:marRight w:val="0"/>
      <w:marTop w:val="0"/>
      <w:marBottom w:val="0"/>
      <w:divBdr>
        <w:top w:val="none" w:sz="0" w:space="0" w:color="auto"/>
        <w:left w:val="none" w:sz="0" w:space="0" w:color="auto"/>
        <w:bottom w:val="none" w:sz="0" w:space="0" w:color="auto"/>
        <w:right w:val="none" w:sz="0" w:space="0" w:color="auto"/>
      </w:divBdr>
    </w:div>
    <w:div w:id="218178347">
      <w:bodyDiv w:val="1"/>
      <w:marLeft w:val="0"/>
      <w:marRight w:val="0"/>
      <w:marTop w:val="0"/>
      <w:marBottom w:val="0"/>
      <w:divBdr>
        <w:top w:val="none" w:sz="0" w:space="0" w:color="auto"/>
        <w:left w:val="none" w:sz="0" w:space="0" w:color="auto"/>
        <w:bottom w:val="none" w:sz="0" w:space="0" w:color="auto"/>
        <w:right w:val="none" w:sz="0" w:space="0" w:color="auto"/>
      </w:divBdr>
    </w:div>
    <w:div w:id="257257467">
      <w:bodyDiv w:val="1"/>
      <w:marLeft w:val="0"/>
      <w:marRight w:val="0"/>
      <w:marTop w:val="0"/>
      <w:marBottom w:val="0"/>
      <w:divBdr>
        <w:top w:val="none" w:sz="0" w:space="0" w:color="auto"/>
        <w:left w:val="none" w:sz="0" w:space="0" w:color="auto"/>
        <w:bottom w:val="none" w:sz="0" w:space="0" w:color="auto"/>
        <w:right w:val="none" w:sz="0" w:space="0" w:color="auto"/>
      </w:divBdr>
    </w:div>
    <w:div w:id="260796623">
      <w:bodyDiv w:val="1"/>
      <w:marLeft w:val="0"/>
      <w:marRight w:val="0"/>
      <w:marTop w:val="0"/>
      <w:marBottom w:val="0"/>
      <w:divBdr>
        <w:top w:val="none" w:sz="0" w:space="0" w:color="auto"/>
        <w:left w:val="none" w:sz="0" w:space="0" w:color="auto"/>
        <w:bottom w:val="none" w:sz="0" w:space="0" w:color="auto"/>
        <w:right w:val="none" w:sz="0" w:space="0" w:color="auto"/>
      </w:divBdr>
    </w:div>
    <w:div w:id="316225884">
      <w:bodyDiv w:val="1"/>
      <w:marLeft w:val="0"/>
      <w:marRight w:val="0"/>
      <w:marTop w:val="0"/>
      <w:marBottom w:val="0"/>
      <w:divBdr>
        <w:top w:val="none" w:sz="0" w:space="0" w:color="auto"/>
        <w:left w:val="none" w:sz="0" w:space="0" w:color="auto"/>
        <w:bottom w:val="none" w:sz="0" w:space="0" w:color="auto"/>
        <w:right w:val="none" w:sz="0" w:space="0" w:color="auto"/>
      </w:divBdr>
    </w:div>
    <w:div w:id="412356106">
      <w:bodyDiv w:val="1"/>
      <w:marLeft w:val="0"/>
      <w:marRight w:val="0"/>
      <w:marTop w:val="0"/>
      <w:marBottom w:val="0"/>
      <w:divBdr>
        <w:top w:val="none" w:sz="0" w:space="0" w:color="auto"/>
        <w:left w:val="none" w:sz="0" w:space="0" w:color="auto"/>
        <w:bottom w:val="none" w:sz="0" w:space="0" w:color="auto"/>
        <w:right w:val="none" w:sz="0" w:space="0" w:color="auto"/>
      </w:divBdr>
    </w:div>
    <w:div w:id="445152377">
      <w:bodyDiv w:val="1"/>
      <w:marLeft w:val="0"/>
      <w:marRight w:val="0"/>
      <w:marTop w:val="0"/>
      <w:marBottom w:val="0"/>
      <w:divBdr>
        <w:top w:val="none" w:sz="0" w:space="0" w:color="auto"/>
        <w:left w:val="none" w:sz="0" w:space="0" w:color="auto"/>
        <w:bottom w:val="none" w:sz="0" w:space="0" w:color="auto"/>
        <w:right w:val="none" w:sz="0" w:space="0" w:color="auto"/>
      </w:divBdr>
    </w:div>
    <w:div w:id="550044992">
      <w:bodyDiv w:val="1"/>
      <w:marLeft w:val="0"/>
      <w:marRight w:val="0"/>
      <w:marTop w:val="0"/>
      <w:marBottom w:val="0"/>
      <w:divBdr>
        <w:top w:val="none" w:sz="0" w:space="0" w:color="auto"/>
        <w:left w:val="none" w:sz="0" w:space="0" w:color="auto"/>
        <w:bottom w:val="none" w:sz="0" w:space="0" w:color="auto"/>
        <w:right w:val="none" w:sz="0" w:space="0" w:color="auto"/>
      </w:divBdr>
    </w:div>
    <w:div w:id="555435505">
      <w:bodyDiv w:val="1"/>
      <w:marLeft w:val="0"/>
      <w:marRight w:val="0"/>
      <w:marTop w:val="0"/>
      <w:marBottom w:val="0"/>
      <w:divBdr>
        <w:top w:val="none" w:sz="0" w:space="0" w:color="auto"/>
        <w:left w:val="none" w:sz="0" w:space="0" w:color="auto"/>
        <w:bottom w:val="none" w:sz="0" w:space="0" w:color="auto"/>
        <w:right w:val="none" w:sz="0" w:space="0" w:color="auto"/>
      </w:divBdr>
    </w:div>
    <w:div w:id="578558174">
      <w:bodyDiv w:val="1"/>
      <w:marLeft w:val="0"/>
      <w:marRight w:val="0"/>
      <w:marTop w:val="0"/>
      <w:marBottom w:val="0"/>
      <w:divBdr>
        <w:top w:val="none" w:sz="0" w:space="0" w:color="auto"/>
        <w:left w:val="none" w:sz="0" w:space="0" w:color="auto"/>
        <w:bottom w:val="none" w:sz="0" w:space="0" w:color="auto"/>
        <w:right w:val="none" w:sz="0" w:space="0" w:color="auto"/>
      </w:divBdr>
    </w:div>
    <w:div w:id="606238094">
      <w:bodyDiv w:val="1"/>
      <w:marLeft w:val="0"/>
      <w:marRight w:val="0"/>
      <w:marTop w:val="0"/>
      <w:marBottom w:val="0"/>
      <w:divBdr>
        <w:top w:val="none" w:sz="0" w:space="0" w:color="auto"/>
        <w:left w:val="none" w:sz="0" w:space="0" w:color="auto"/>
        <w:bottom w:val="none" w:sz="0" w:space="0" w:color="auto"/>
        <w:right w:val="none" w:sz="0" w:space="0" w:color="auto"/>
      </w:divBdr>
    </w:div>
    <w:div w:id="632439923">
      <w:bodyDiv w:val="1"/>
      <w:marLeft w:val="0"/>
      <w:marRight w:val="0"/>
      <w:marTop w:val="0"/>
      <w:marBottom w:val="0"/>
      <w:divBdr>
        <w:top w:val="none" w:sz="0" w:space="0" w:color="auto"/>
        <w:left w:val="none" w:sz="0" w:space="0" w:color="auto"/>
        <w:bottom w:val="none" w:sz="0" w:space="0" w:color="auto"/>
        <w:right w:val="none" w:sz="0" w:space="0" w:color="auto"/>
      </w:divBdr>
    </w:div>
    <w:div w:id="639462239">
      <w:bodyDiv w:val="1"/>
      <w:marLeft w:val="0"/>
      <w:marRight w:val="0"/>
      <w:marTop w:val="0"/>
      <w:marBottom w:val="0"/>
      <w:divBdr>
        <w:top w:val="none" w:sz="0" w:space="0" w:color="auto"/>
        <w:left w:val="none" w:sz="0" w:space="0" w:color="auto"/>
        <w:bottom w:val="none" w:sz="0" w:space="0" w:color="auto"/>
        <w:right w:val="none" w:sz="0" w:space="0" w:color="auto"/>
      </w:divBdr>
    </w:div>
    <w:div w:id="682246430">
      <w:bodyDiv w:val="1"/>
      <w:marLeft w:val="0"/>
      <w:marRight w:val="0"/>
      <w:marTop w:val="0"/>
      <w:marBottom w:val="0"/>
      <w:divBdr>
        <w:top w:val="none" w:sz="0" w:space="0" w:color="auto"/>
        <w:left w:val="none" w:sz="0" w:space="0" w:color="auto"/>
        <w:bottom w:val="none" w:sz="0" w:space="0" w:color="auto"/>
        <w:right w:val="none" w:sz="0" w:space="0" w:color="auto"/>
      </w:divBdr>
    </w:div>
    <w:div w:id="702562230">
      <w:bodyDiv w:val="1"/>
      <w:marLeft w:val="0"/>
      <w:marRight w:val="0"/>
      <w:marTop w:val="0"/>
      <w:marBottom w:val="0"/>
      <w:divBdr>
        <w:top w:val="none" w:sz="0" w:space="0" w:color="auto"/>
        <w:left w:val="none" w:sz="0" w:space="0" w:color="auto"/>
        <w:bottom w:val="none" w:sz="0" w:space="0" w:color="auto"/>
        <w:right w:val="none" w:sz="0" w:space="0" w:color="auto"/>
      </w:divBdr>
    </w:div>
    <w:div w:id="747387849">
      <w:bodyDiv w:val="1"/>
      <w:marLeft w:val="0"/>
      <w:marRight w:val="0"/>
      <w:marTop w:val="0"/>
      <w:marBottom w:val="0"/>
      <w:divBdr>
        <w:top w:val="none" w:sz="0" w:space="0" w:color="auto"/>
        <w:left w:val="none" w:sz="0" w:space="0" w:color="auto"/>
        <w:bottom w:val="none" w:sz="0" w:space="0" w:color="auto"/>
        <w:right w:val="none" w:sz="0" w:space="0" w:color="auto"/>
      </w:divBdr>
    </w:div>
    <w:div w:id="918752854">
      <w:bodyDiv w:val="1"/>
      <w:marLeft w:val="0"/>
      <w:marRight w:val="0"/>
      <w:marTop w:val="0"/>
      <w:marBottom w:val="0"/>
      <w:divBdr>
        <w:top w:val="none" w:sz="0" w:space="0" w:color="auto"/>
        <w:left w:val="none" w:sz="0" w:space="0" w:color="auto"/>
        <w:bottom w:val="none" w:sz="0" w:space="0" w:color="auto"/>
        <w:right w:val="none" w:sz="0" w:space="0" w:color="auto"/>
      </w:divBdr>
    </w:div>
    <w:div w:id="932083781">
      <w:bodyDiv w:val="1"/>
      <w:marLeft w:val="0"/>
      <w:marRight w:val="0"/>
      <w:marTop w:val="0"/>
      <w:marBottom w:val="0"/>
      <w:divBdr>
        <w:top w:val="none" w:sz="0" w:space="0" w:color="auto"/>
        <w:left w:val="none" w:sz="0" w:space="0" w:color="auto"/>
        <w:bottom w:val="none" w:sz="0" w:space="0" w:color="auto"/>
        <w:right w:val="none" w:sz="0" w:space="0" w:color="auto"/>
      </w:divBdr>
    </w:div>
    <w:div w:id="950354560">
      <w:bodyDiv w:val="1"/>
      <w:marLeft w:val="0"/>
      <w:marRight w:val="0"/>
      <w:marTop w:val="0"/>
      <w:marBottom w:val="0"/>
      <w:divBdr>
        <w:top w:val="none" w:sz="0" w:space="0" w:color="auto"/>
        <w:left w:val="none" w:sz="0" w:space="0" w:color="auto"/>
        <w:bottom w:val="none" w:sz="0" w:space="0" w:color="auto"/>
        <w:right w:val="none" w:sz="0" w:space="0" w:color="auto"/>
      </w:divBdr>
    </w:div>
    <w:div w:id="970129777">
      <w:bodyDiv w:val="1"/>
      <w:marLeft w:val="0"/>
      <w:marRight w:val="0"/>
      <w:marTop w:val="0"/>
      <w:marBottom w:val="0"/>
      <w:divBdr>
        <w:top w:val="none" w:sz="0" w:space="0" w:color="auto"/>
        <w:left w:val="none" w:sz="0" w:space="0" w:color="auto"/>
        <w:bottom w:val="none" w:sz="0" w:space="0" w:color="auto"/>
        <w:right w:val="none" w:sz="0" w:space="0" w:color="auto"/>
      </w:divBdr>
    </w:div>
    <w:div w:id="976691000">
      <w:bodyDiv w:val="1"/>
      <w:marLeft w:val="0"/>
      <w:marRight w:val="0"/>
      <w:marTop w:val="0"/>
      <w:marBottom w:val="0"/>
      <w:divBdr>
        <w:top w:val="none" w:sz="0" w:space="0" w:color="auto"/>
        <w:left w:val="none" w:sz="0" w:space="0" w:color="auto"/>
        <w:bottom w:val="none" w:sz="0" w:space="0" w:color="auto"/>
        <w:right w:val="none" w:sz="0" w:space="0" w:color="auto"/>
      </w:divBdr>
      <w:divsChild>
        <w:div w:id="986933617">
          <w:marLeft w:val="0"/>
          <w:marRight w:val="0"/>
          <w:marTop w:val="0"/>
          <w:marBottom w:val="0"/>
          <w:divBdr>
            <w:top w:val="none" w:sz="0" w:space="0" w:color="auto"/>
            <w:left w:val="none" w:sz="0" w:space="0" w:color="auto"/>
            <w:bottom w:val="none" w:sz="0" w:space="0" w:color="auto"/>
            <w:right w:val="none" w:sz="0" w:space="0" w:color="auto"/>
          </w:divBdr>
          <w:divsChild>
            <w:div w:id="641468912">
              <w:marLeft w:val="0"/>
              <w:marRight w:val="0"/>
              <w:marTop w:val="0"/>
              <w:marBottom w:val="0"/>
              <w:divBdr>
                <w:top w:val="none" w:sz="0" w:space="0" w:color="auto"/>
                <w:left w:val="none" w:sz="0" w:space="0" w:color="auto"/>
                <w:bottom w:val="none" w:sz="0" w:space="0" w:color="auto"/>
                <w:right w:val="none" w:sz="0" w:space="0" w:color="auto"/>
              </w:divBdr>
              <w:divsChild>
                <w:div w:id="943994338">
                  <w:marLeft w:val="0"/>
                  <w:marRight w:val="0"/>
                  <w:marTop w:val="0"/>
                  <w:marBottom w:val="0"/>
                  <w:divBdr>
                    <w:top w:val="none" w:sz="0" w:space="0" w:color="auto"/>
                    <w:left w:val="none" w:sz="0" w:space="0" w:color="auto"/>
                    <w:bottom w:val="none" w:sz="0" w:space="0" w:color="auto"/>
                    <w:right w:val="none" w:sz="0" w:space="0" w:color="auto"/>
                  </w:divBdr>
                  <w:divsChild>
                    <w:div w:id="162623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240727">
      <w:bodyDiv w:val="1"/>
      <w:marLeft w:val="0"/>
      <w:marRight w:val="0"/>
      <w:marTop w:val="0"/>
      <w:marBottom w:val="0"/>
      <w:divBdr>
        <w:top w:val="none" w:sz="0" w:space="0" w:color="auto"/>
        <w:left w:val="none" w:sz="0" w:space="0" w:color="auto"/>
        <w:bottom w:val="none" w:sz="0" w:space="0" w:color="auto"/>
        <w:right w:val="none" w:sz="0" w:space="0" w:color="auto"/>
      </w:divBdr>
    </w:div>
    <w:div w:id="1070007729">
      <w:bodyDiv w:val="1"/>
      <w:marLeft w:val="0"/>
      <w:marRight w:val="0"/>
      <w:marTop w:val="0"/>
      <w:marBottom w:val="0"/>
      <w:divBdr>
        <w:top w:val="none" w:sz="0" w:space="0" w:color="auto"/>
        <w:left w:val="none" w:sz="0" w:space="0" w:color="auto"/>
        <w:bottom w:val="none" w:sz="0" w:space="0" w:color="auto"/>
        <w:right w:val="none" w:sz="0" w:space="0" w:color="auto"/>
      </w:divBdr>
    </w:div>
    <w:div w:id="1079445052">
      <w:bodyDiv w:val="1"/>
      <w:marLeft w:val="0"/>
      <w:marRight w:val="0"/>
      <w:marTop w:val="0"/>
      <w:marBottom w:val="0"/>
      <w:divBdr>
        <w:top w:val="none" w:sz="0" w:space="0" w:color="auto"/>
        <w:left w:val="none" w:sz="0" w:space="0" w:color="auto"/>
        <w:bottom w:val="none" w:sz="0" w:space="0" w:color="auto"/>
        <w:right w:val="none" w:sz="0" w:space="0" w:color="auto"/>
      </w:divBdr>
    </w:div>
    <w:div w:id="1108236920">
      <w:bodyDiv w:val="1"/>
      <w:marLeft w:val="0"/>
      <w:marRight w:val="0"/>
      <w:marTop w:val="0"/>
      <w:marBottom w:val="0"/>
      <w:divBdr>
        <w:top w:val="none" w:sz="0" w:space="0" w:color="auto"/>
        <w:left w:val="none" w:sz="0" w:space="0" w:color="auto"/>
        <w:bottom w:val="none" w:sz="0" w:space="0" w:color="auto"/>
        <w:right w:val="none" w:sz="0" w:space="0" w:color="auto"/>
      </w:divBdr>
    </w:div>
    <w:div w:id="1174760907">
      <w:bodyDiv w:val="1"/>
      <w:marLeft w:val="0"/>
      <w:marRight w:val="0"/>
      <w:marTop w:val="0"/>
      <w:marBottom w:val="0"/>
      <w:divBdr>
        <w:top w:val="none" w:sz="0" w:space="0" w:color="auto"/>
        <w:left w:val="none" w:sz="0" w:space="0" w:color="auto"/>
        <w:bottom w:val="none" w:sz="0" w:space="0" w:color="auto"/>
        <w:right w:val="none" w:sz="0" w:space="0" w:color="auto"/>
      </w:divBdr>
    </w:div>
    <w:div w:id="1223522959">
      <w:bodyDiv w:val="1"/>
      <w:marLeft w:val="0"/>
      <w:marRight w:val="0"/>
      <w:marTop w:val="0"/>
      <w:marBottom w:val="0"/>
      <w:divBdr>
        <w:top w:val="none" w:sz="0" w:space="0" w:color="auto"/>
        <w:left w:val="none" w:sz="0" w:space="0" w:color="auto"/>
        <w:bottom w:val="none" w:sz="0" w:space="0" w:color="auto"/>
        <w:right w:val="none" w:sz="0" w:space="0" w:color="auto"/>
      </w:divBdr>
    </w:div>
    <w:div w:id="1326786075">
      <w:bodyDiv w:val="1"/>
      <w:marLeft w:val="0"/>
      <w:marRight w:val="0"/>
      <w:marTop w:val="0"/>
      <w:marBottom w:val="0"/>
      <w:divBdr>
        <w:top w:val="none" w:sz="0" w:space="0" w:color="auto"/>
        <w:left w:val="none" w:sz="0" w:space="0" w:color="auto"/>
        <w:bottom w:val="none" w:sz="0" w:space="0" w:color="auto"/>
        <w:right w:val="none" w:sz="0" w:space="0" w:color="auto"/>
      </w:divBdr>
    </w:div>
    <w:div w:id="1403335946">
      <w:bodyDiv w:val="1"/>
      <w:marLeft w:val="0"/>
      <w:marRight w:val="0"/>
      <w:marTop w:val="0"/>
      <w:marBottom w:val="0"/>
      <w:divBdr>
        <w:top w:val="none" w:sz="0" w:space="0" w:color="auto"/>
        <w:left w:val="none" w:sz="0" w:space="0" w:color="auto"/>
        <w:bottom w:val="none" w:sz="0" w:space="0" w:color="auto"/>
        <w:right w:val="none" w:sz="0" w:space="0" w:color="auto"/>
      </w:divBdr>
    </w:div>
    <w:div w:id="1419134110">
      <w:bodyDiv w:val="1"/>
      <w:marLeft w:val="0"/>
      <w:marRight w:val="0"/>
      <w:marTop w:val="0"/>
      <w:marBottom w:val="0"/>
      <w:divBdr>
        <w:top w:val="none" w:sz="0" w:space="0" w:color="auto"/>
        <w:left w:val="none" w:sz="0" w:space="0" w:color="auto"/>
        <w:bottom w:val="none" w:sz="0" w:space="0" w:color="auto"/>
        <w:right w:val="none" w:sz="0" w:space="0" w:color="auto"/>
      </w:divBdr>
    </w:div>
    <w:div w:id="1430085166">
      <w:bodyDiv w:val="1"/>
      <w:marLeft w:val="0"/>
      <w:marRight w:val="0"/>
      <w:marTop w:val="0"/>
      <w:marBottom w:val="0"/>
      <w:divBdr>
        <w:top w:val="none" w:sz="0" w:space="0" w:color="auto"/>
        <w:left w:val="none" w:sz="0" w:space="0" w:color="auto"/>
        <w:bottom w:val="none" w:sz="0" w:space="0" w:color="auto"/>
        <w:right w:val="none" w:sz="0" w:space="0" w:color="auto"/>
      </w:divBdr>
      <w:divsChild>
        <w:div w:id="342979024">
          <w:marLeft w:val="0"/>
          <w:marRight w:val="0"/>
          <w:marTop w:val="0"/>
          <w:marBottom w:val="0"/>
          <w:divBdr>
            <w:top w:val="none" w:sz="0" w:space="0" w:color="auto"/>
            <w:left w:val="none" w:sz="0" w:space="0" w:color="auto"/>
            <w:bottom w:val="none" w:sz="0" w:space="0" w:color="auto"/>
            <w:right w:val="none" w:sz="0" w:space="0" w:color="auto"/>
          </w:divBdr>
          <w:divsChild>
            <w:div w:id="2034376520">
              <w:marLeft w:val="0"/>
              <w:marRight w:val="0"/>
              <w:marTop w:val="0"/>
              <w:marBottom w:val="0"/>
              <w:divBdr>
                <w:top w:val="none" w:sz="0" w:space="0" w:color="auto"/>
                <w:left w:val="none" w:sz="0" w:space="0" w:color="auto"/>
                <w:bottom w:val="none" w:sz="0" w:space="0" w:color="auto"/>
                <w:right w:val="none" w:sz="0" w:space="0" w:color="auto"/>
              </w:divBdr>
              <w:divsChild>
                <w:div w:id="396515437">
                  <w:marLeft w:val="0"/>
                  <w:marRight w:val="0"/>
                  <w:marTop w:val="0"/>
                  <w:marBottom w:val="0"/>
                  <w:divBdr>
                    <w:top w:val="none" w:sz="0" w:space="0" w:color="auto"/>
                    <w:left w:val="none" w:sz="0" w:space="0" w:color="auto"/>
                    <w:bottom w:val="none" w:sz="0" w:space="0" w:color="auto"/>
                    <w:right w:val="none" w:sz="0" w:space="0" w:color="auto"/>
                  </w:divBdr>
                  <w:divsChild>
                    <w:div w:id="19012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52556">
      <w:bodyDiv w:val="1"/>
      <w:marLeft w:val="0"/>
      <w:marRight w:val="0"/>
      <w:marTop w:val="0"/>
      <w:marBottom w:val="0"/>
      <w:divBdr>
        <w:top w:val="none" w:sz="0" w:space="0" w:color="auto"/>
        <w:left w:val="none" w:sz="0" w:space="0" w:color="auto"/>
        <w:bottom w:val="none" w:sz="0" w:space="0" w:color="auto"/>
        <w:right w:val="none" w:sz="0" w:space="0" w:color="auto"/>
      </w:divBdr>
    </w:div>
    <w:div w:id="1464617704">
      <w:bodyDiv w:val="1"/>
      <w:marLeft w:val="0"/>
      <w:marRight w:val="0"/>
      <w:marTop w:val="0"/>
      <w:marBottom w:val="0"/>
      <w:divBdr>
        <w:top w:val="none" w:sz="0" w:space="0" w:color="auto"/>
        <w:left w:val="none" w:sz="0" w:space="0" w:color="auto"/>
        <w:bottom w:val="none" w:sz="0" w:space="0" w:color="auto"/>
        <w:right w:val="none" w:sz="0" w:space="0" w:color="auto"/>
      </w:divBdr>
    </w:div>
    <w:div w:id="1469085099">
      <w:bodyDiv w:val="1"/>
      <w:marLeft w:val="0"/>
      <w:marRight w:val="0"/>
      <w:marTop w:val="0"/>
      <w:marBottom w:val="0"/>
      <w:divBdr>
        <w:top w:val="none" w:sz="0" w:space="0" w:color="auto"/>
        <w:left w:val="none" w:sz="0" w:space="0" w:color="auto"/>
        <w:bottom w:val="none" w:sz="0" w:space="0" w:color="auto"/>
        <w:right w:val="none" w:sz="0" w:space="0" w:color="auto"/>
      </w:divBdr>
    </w:div>
    <w:div w:id="1513296803">
      <w:bodyDiv w:val="1"/>
      <w:marLeft w:val="0"/>
      <w:marRight w:val="0"/>
      <w:marTop w:val="0"/>
      <w:marBottom w:val="0"/>
      <w:divBdr>
        <w:top w:val="none" w:sz="0" w:space="0" w:color="auto"/>
        <w:left w:val="none" w:sz="0" w:space="0" w:color="auto"/>
        <w:bottom w:val="none" w:sz="0" w:space="0" w:color="auto"/>
        <w:right w:val="none" w:sz="0" w:space="0" w:color="auto"/>
      </w:divBdr>
    </w:div>
    <w:div w:id="1538591481">
      <w:bodyDiv w:val="1"/>
      <w:marLeft w:val="0"/>
      <w:marRight w:val="0"/>
      <w:marTop w:val="0"/>
      <w:marBottom w:val="0"/>
      <w:divBdr>
        <w:top w:val="none" w:sz="0" w:space="0" w:color="auto"/>
        <w:left w:val="none" w:sz="0" w:space="0" w:color="auto"/>
        <w:bottom w:val="none" w:sz="0" w:space="0" w:color="auto"/>
        <w:right w:val="none" w:sz="0" w:space="0" w:color="auto"/>
      </w:divBdr>
    </w:div>
    <w:div w:id="1550385781">
      <w:bodyDiv w:val="1"/>
      <w:marLeft w:val="0"/>
      <w:marRight w:val="0"/>
      <w:marTop w:val="0"/>
      <w:marBottom w:val="0"/>
      <w:divBdr>
        <w:top w:val="none" w:sz="0" w:space="0" w:color="auto"/>
        <w:left w:val="none" w:sz="0" w:space="0" w:color="auto"/>
        <w:bottom w:val="none" w:sz="0" w:space="0" w:color="auto"/>
        <w:right w:val="none" w:sz="0" w:space="0" w:color="auto"/>
      </w:divBdr>
    </w:div>
    <w:div w:id="1554193413">
      <w:bodyDiv w:val="1"/>
      <w:marLeft w:val="0"/>
      <w:marRight w:val="0"/>
      <w:marTop w:val="0"/>
      <w:marBottom w:val="0"/>
      <w:divBdr>
        <w:top w:val="none" w:sz="0" w:space="0" w:color="auto"/>
        <w:left w:val="none" w:sz="0" w:space="0" w:color="auto"/>
        <w:bottom w:val="none" w:sz="0" w:space="0" w:color="auto"/>
        <w:right w:val="none" w:sz="0" w:space="0" w:color="auto"/>
      </w:divBdr>
    </w:div>
    <w:div w:id="1585797145">
      <w:bodyDiv w:val="1"/>
      <w:marLeft w:val="0"/>
      <w:marRight w:val="0"/>
      <w:marTop w:val="0"/>
      <w:marBottom w:val="0"/>
      <w:divBdr>
        <w:top w:val="none" w:sz="0" w:space="0" w:color="auto"/>
        <w:left w:val="none" w:sz="0" w:space="0" w:color="auto"/>
        <w:bottom w:val="none" w:sz="0" w:space="0" w:color="auto"/>
        <w:right w:val="none" w:sz="0" w:space="0" w:color="auto"/>
      </w:divBdr>
    </w:div>
    <w:div w:id="1596131868">
      <w:bodyDiv w:val="1"/>
      <w:marLeft w:val="0"/>
      <w:marRight w:val="0"/>
      <w:marTop w:val="0"/>
      <w:marBottom w:val="0"/>
      <w:divBdr>
        <w:top w:val="none" w:sz="0" w:space="0" w:color="auto"/>
        <w:left w:val="none" w:sz="0" w:space="0" w:color="auto"/>
        <w:bottom w:val="none" w:sz="0" w:space="0" w:color="auto"/>
        <w:right w:val="none" w:sz="0" w:space="0" w:color="auto"/>
      </w:divBdr>
    </w:div>
    <w:div w:id="1598488935">
      <w:bodyDiv w:val="1"/>
      <w:marLeft w:val="0"/>
      <w:marRight w:val="0"/>
      <w:marTop w:val="0"/>
      <w:marBottom w:val="0"/>
      <w:divBdr>
        <w:top w:val="none" w:sz="0" w:space="0" w:color="auto"/>
        <w:left w:val="none" w:sz="0" w:space="0" w:color="auto"/>
        <w:bottom w:val="none" w:sz="0" w:space="0" w:color="auto"/>
        <w:right w:val="none" w:sz="0" w:space="0" w:color="auto"/>
      </w:divBdr>
    </w:div>
    <w:div w:id="1623343654">
      <w:bodyDiv w:val="1"/>
      <w:marLeft w:val="0"/>
      <w:marRight w:val="0"/>
      <w:marTop w:val="0"/>
      <w:marBottom w:val="0"/>
      <w:divBdr>
        <w:top w:val="none" w:sz="0" w:space="0" w:color="auto"/>
        <w:left w:val="none" w:sz="0" w:space="0" w:color="auto"/>
        <w:bottom w:val="none" w:sz="0" w:space="0" w:color="auto"/>
        <w:right w:val="none" w:sz="0" w:space="0" w:color="auto"/>
      </w:divBdr>
      <w:divsChild>
        <w:div w:id="1725445983">
          <w:marLeft w:val="0"/>
          <w:marRight w:val="0"/>
          <w:marTop w:val="0"/>
          <w:marBottom w:val="0"/>
          <w:divBdr>
            <w:top w:val="none" w:sz="0" w:space="0" w:color="auto"/>
            <w:left w:val="none" w:sz="0" w:space="0" w:color="auto"/>
            <w:bottom w:val="none" w:sz="0" w:space="0" w:color="auto"/>
            <w:right w:val="none" w:sz="0" w:space="0" w:color="auto"/>
          </w:divBdr>
        </w:div>
      </w:divsChild>
    </w:div>
    <w:div w:id="1626888594">
      <w:bodyDiv w:val="1"/>
      <w:marLeft w:val="0"/>
      <w:marRight w:val="0"/>
      <w:marTop w:val="0"/>
      <w:marBottom w:val="0"/>
      <w:divBdr>
        <w:top w:val="none" w:sz="0" w:space="0" w:color="auto"/>
        <w:left w:val="none" w:sz="0" w:space="0" w:color="auto"/>
        <w:bottom w:val="none" w:sz="0" w:space="0" w:color="auto"/>
        <w:right w:val="none" w:sz="0" w:space="0" w:color="auto"/>
      </w:divBdr>
    </w:div>
    <w:div w:id="1652446292">
      <w:bodyDiv w:val="1"/>
      <w:marLeft w:val="0"/>
      <w:marRight w:val="0"/>
      <w:marTop w:val="0"/>
      <w:marBottom w:val="0"/>
      <w:divBdr>
        <w:top w:val="none" w:sz="0" w:space="0" w:color="auto"/>
        <w:left w:val="none" w:sz="0" w:space="0" w:color="auto"/>
        <w:bottom w:val="none" w:sz="0" w:space="0" w:color="auto"/>
        <w:right w:val="none" w:sz="0" w:space="0" w:color="auto"/>
      </w:divBdr>
    </w:div>
    <w:div w:id="1714500893">
      <w:bodyDiv w:val="1"/>
      <w:marLeft w:val="0"/>
      <w:marRight w:val="0"/>
      <w:marTop w:val="0"/>
      <w:marBottom w:val="0"/>
      <w:divBdr>
        <w:top w:val="none" w:sz="0" w:space="0" w:color="auto"/>
        <w:left w:val="none" w:sz="0" w:space="0" w:color="auto"/>
        <w:bottom w:val="none" w:sz="0" w:space="0" w:color="auto"/>
        <w:right w:val="none" w:sz="0" w:space="0" w:color="auto"/>
      </w:divBdr>
    </w:div>
    <w:div w:id="1734962114">
      <w:bodyDiv w:val="1"/>
      <w:marLeft w:val="0"/>
      <w:marRight w:val="0"/>
      <w:marTop w:val="0"/>
      <w:marBottom w:val="0"/>
      <w:divBdr>
        <w:top w:val="none" w:sz="0" w:space="0" w:color="auto"/>
        <w:left w:val="none" w:sz="0" w:space="0" w:color="auto"/>
        <w:bottom w:val="none" w:sz="0" w:space="0" w:color="auto"/>
        <w:right w:val="none" w:sz="0" w:space="0" w:color="auto"/>
      </w:divBdr>
    </w:div>
    <w:div w:id="1787001422">
      <w:bodyDiv w:val="1"/>
      <w:marLeft w:val="0"/>
      <w:marRight w:val="0"/>
      <w:marTop w:val="0"/>
      <w:marBottom w:val="0"/>
      <w:divBdr>
        <w:top w:val="none" w:sz="0" w:space="0" w:color="auto"/>
        <w:left w:val="none" w:sz="0" w:space="0" w:color="auto"/>
        <w:bottom w:val="none" w:sz="0" w:space="0" w:color="auto"/>
        <w:right w:val="none" w:sz="0" w:space="0" w:color="auto"/>
      </w:divBdr>
    </w:div>
    <w:div w:id="1807966179">
      <w:bodyDiv w:val="1"/>
      <w:marLeft w:val="0"/>
      <w:marRight w:val="0"/>
      <w:marTop w:val="0"/>
      <w:marBottom w:val="0"/>
      <w:divBdr>
        <w:top w:val="none" w:sz="0" w:space="0" w:color="auto"/>
        <w:left w:val="none" w:sz="0" w:space="0" w:color="auto"/>
        <w:bottom w:val="none" w:sz="0" w:space="0" w:color="auto"/>
        <w:right w:val="none" w:sz="0" w:space="0" w:color="auto"/>
      </w:divBdr>
    </w:div>
    <w:div w:id="1819610809">
      <w:bodyDiv w:val="1"/>
      <w:marLeft w:val="0"/>
      <w:marRight w:val="0"/>
      <w:marTop w:val="0"/>
      <w:marBottom w:val="0"/>
      <w:divBdr>
        <w:top w:val="none" w:sz="0" w:space="0" w:color="auto"/>
        <w:left w:val="none" w:sz="0" w:space="0" w:color="auto"/>
        <w:bottom w:val="none" w:sz="0" w:space="0" w:color="auto"/>
        <w:right w:val="none" w:sz="0" w:space="0" w:color="auto"/>
      </w:divBdr>
    </w:div>
    <w:div w:id="1869684222">
      <w:bodyDiv w:val="1"/>
      <w:marLeft w:val="0"/>
      <w:marRight w:val="0"/>
      <w:marTop w:val="0"/>
      <w:marBottom w:val="0"/>
      <w:divBdr>
        <w:top w:val="none" w:sz="0" w:space="0" w:color="auto"/>
        <w:left w:val="none" w:sz="0" w:space="0" w:color="auto"/>
        <w:bottom w:val="none" w:sz="0" w:space="0" w:color="auto"/>
        <w:right w:val="none" w:sz="0" w:space="0" w:color="auto"/>
      </w:divBdr>
    </w:div>
    <w:div w:id="1875384456">
      <w:bodyDiv w:val="1"/>
      <w:marLeft w:val="0"/>
      <w:marRight w:val="0"/>
      <w:marTop w:val="0"/>
      <w:marBottom w:val="0"/>
      <w:divBdr>
        <w:top w:val="none" w:sz="0" w:space="0" w:color="auto"/>
        <w:left w:val="none" w:sz="0" w:space="0" w:color="auto"/>
        <w:bottom w:val="none" w:sz="0" w:space="0" w:color="auto"/>
        <w:right w:val="none" w:sz="0" w:space="0" w:color="auto"/>
      </w:divBdr>
    </w:div>
    <w:div w:id="1880586816">
      <w:bodyDiv w:val="1"/>
      <w:marLeft w:val="0"/>
      <w:marRight w:val="0"/>
      <w:marTop w:val="0"/>
      <w:marBottom w:val="0"/>
      <w:divBdr>
        <w:top w:val="none" w:sz="0" w:space="0" w:color="auto"/>
        <w:left w:val="none" w:sz="0" w:space="0" w:color="auto"/>
        <w:bottom w:val="none" w:sz="0" w:space="0" w:color="auto"/>
        <w:right w:val="none" w:sz="0" w:space="0" w:color="auto"/>
      </w:divBdr>
    </w:div>
    <w:div w:id="1889684351">
      <w:bodyDiv w:val="1"/>
      <w:marLeft w:val="0"/>
      <w:marRight w:val="0"/>
      <w:marTop w:val="0"/>
      <w:marBottom w:val="0"/>
      <w:divBdr>
        <w:top w:val="none" w:sz="0" w:space="0" w:color="auto"/>
        <w:left w:val="none" w:sz="0" w:space="0" w:color="auto"/>
        <w:bottom w:val="none" w:sz="0" w:space="0" w:color="auto"/>
        <w:right w:val="none" w:sz="0" w:space="0" w:color="auto"/>
      </w:divBdr>
    </w:div>
    <w:div w:id="1901287756">
      <w:bodyDiv w:val="1"/>
      <w:marLeft w:val="0"/>
      <w:marRight w:val="0"/>
      <w:marTop w:val="0"/>
      <w:marBottom w:val="0"/>
      <w:divBdr>
        <w:top w:val="none" w:sz="0" w:space="0" w:color="auto"/>
        <w:left w:val="none" w:sz="0" w:space="0" w:color="auto"/>
        <w:bottom w:val="none" w:sz="0" w:space="0" w:color="auto"/>
        <w:right w:val="none" w:sz="0" w:space="0" w:color="auto"/>
      </w:divBdr>
    </w:div>
    <w:div w:id="1901357248">
      <w:bodyDiv w:val="1"/>
      <w:marLeft w:val="0"/>
      <w:marRight w:val="0"/>
      <w:marTop w:val="0"/>
      <w:marBottom w:val="0"/>
      <w:divBdr>
        <w:top w:val="none" w:sz="0" w:space="0" w:color="auto"/>
        <w:left w:val="none" w:sz="0" w:space="0" w:color="auto"/>
        <w:bottom w:val="none" w:sz="0" w:space="0" w:color="auto"/>
        <w:right w:val="none" w:sz="0" w:space="0" w:color="auto"/>
      </w:divBdr>
    </w:div>
    <w:div w:id="1903053422">
      <w:bodyDiv w:val="1"/>
      <w:marLeft w:val="0"/>
      <w:marRight w:val="0"/>
      <w:marTop w:val="0"/>
      <w:marBottom w:val="0"/>
      <w:divBdr>
        <w:top w:val="none" w:sz="0" w:space="0" w:color="auto"/>
        <w:left w:val="none" w:sz="0" w:space="0" w:color="auto"/>
        <w:bottom w:val="none" w:sz="0" w:space="0" w:color="auto"/>
        <w:right w:val="none" w:sz="0" w:space="0" w:color="auto"/>
      </w:divBdr>
    </w:div>
    <w:div w:id="1917978243">
      <w:bodyDiv w:val="1"/>
      <w:marLeft w:val="0"/>
      <w:marRight w:val="0"/>
      <w:marTop w:val="0"/>
      <w:marBottom w:val="0"/>
      <w:divBdr>
        <w:top w:val="none" w:sz="0" w:space="0" w:color="auto"/>
        <w:left w:val="none" w:sz="0" w:space="0" w:color="auto"/>
        <w:bottom w:val="none" w:sz="0" w:space="0" w:color="auto"/>
        <w:right w:val="none" w:sz="0" w:space="0" w:color="auto"/>
      </w:divBdr>
    </w:div>
    <w:div w:id="1918713198">
      <w:bodyDiv w:val="1"/>
      <w:marLeft w:val="0"/>
      <w:marRight w:val="0"/>
      <w:marTop w:val="0"/>
      <w:marBottom w:val="0"/>
      <w:divBdr>
        <w:top w:val="none" w:sz="0" w:space="0" w:color="auto"/>
        <w:left w:val="none" w:sz="0" w:space="0" w:color="auto"/>
        <w:bottom w:val="none" w:sz="0" w:space="0" w:color="auto"/>
        <w:right w:val="none" w:sz="0" w:space="0" w:color="auto"/>
      </w:divBdr>
    </w:div>
    <w:div w:id="1928998040">
      <w:bodyDiv w:val="1"/>
      <w:marLeft w:val="0"/>
      <w:marRight w:val="0"/>
      <w:marTop w:val="0"/>
      <w:marBottom w:val="0"/>
      <w:divBdr>
        <w:top w:val="none" w:sz="0" w:space="0" w:color="auto"/>
        <w:left w:val="none" w:sz="0" w:space="0" w:color="auto"/>
        <w:bottom w:val="none" w:sz="0" w:space="0" w:color="auto"/>
        <w:right w:val="none" w:sz="0" w:space="0" w:color="auto"/>
      </w:divBdr>
    </w:div>
    <w:div w:id="1959599167">
      <w:bodyDiv w:val="1"/>
      <w:marLeft w:val="0"/>
      <w:marRight w:val="0"/>
      <w:marTop w:val="0"/>
      <w:marBottom w:val="0"/>
      <w:divBdr>
        <w:top w:val="none" w:sz="0" w:space="0" w:color="auto"/>
        <w:left w:val="none" w:sz="0" w:space="0" w:color="auto"/>
        <w:bottom w:val="none" w:sz="0" w:space="0" w:color="auto"/>
        <w:right w:val="none" w:sz="0" w:space="0" w:color="auto"/>
      </w:divBdr>
    </w:div>
    <w:div w:id="1961958828">
      <w:bodyDiv w:val="1"/>
      <w:marLeft w:val="0"/>
      <w:marRight w:val="0"/>
      <w:marTop w:val="0"/>
      <w:marBottom w:val="0"/>
      <w:divBdr>
        <w:top w:val="none" w:sz="0" w:space="0" w:color="auto"/>
        <w:left w:val="none" w:sz="0" w:space="0" w:color="auto"/>
        <w:bottom w:val="none" w:sz="0" w:space="0" w:color="auto"/>
        <w:right w:val="none" w:sz="0" w:space="0" w:color="auto"/>
      </w:divBdr>
    </w:div>
    <w:div w:id="2037729622">
      <w:bodyDiv w:val="1"/>
      <w:marLeft w:val="0"/>
      <w:marRight w:val="0"/>
      <w:marTop w:val="0"/>
      <w:marBottom w:val="0"/>
      <w:divBdr>
        <w:top w:val="none" w:sz="0" w:space="0" w:color="auto"/>
        <w:left w:val="none" w:sz="0" w:space="0" w:color="auto"/>
        <w:bottom w:val="none" w:sz="0" w:space="0" w:color="auto"/>
        <w:right w:val="none" w:sz="0" w:space="0" w:color="auto"/>
      </w:divBdr>
    </w:div>
    <w:div w:id="2040931972">
      <w:bodyDiv w:val="1"/>
      <w:marLeft w:val="0"/>
      <w:marRight w:val="0"/>
      <w:marTop w:val="0"/>
      <w:marBottom w:val="0"/>
      <w:divBdr>
        <w:top w:val="none" w:sz="0" w:space="0" w:color="auto"/>
        <w:left w:val="none" w:sz="0" w:space="0" w:color="auto"/>
        <w:bottom w:val="none" w:sz="0" w:space="0" w:color="auto"/>
        <w:right w:val="none" w:sz="0" w:space="0" w:color="auto"/>
      </w:divBdr>
    </w:div>
    <w:div w:id="2079743886">
      <w:bodyDiv w:val="1"/>
      <w:marLeft w:val="0"/>
      <w:marRight w:val="0"/>
      <w:marTop w:val="0"/>
      <w:marBottom w:val="0"/>
      <w:divBdr>
        <w:top w:val="none" w:sz="0" w:space="0" w:color="auto"/>
        <w:left w:val="none" w:sz="0" w:space="0" w:color="auto"/>
        <w:bottom w:val="none" w:sz="0" w:space="0" w:color="auto"/>
        <w:right w:val="none" w:sz="0" w:space="0" w:color="auto"/>
      </w:divBdr>
    </w:div>
    <w:div w:id="2086299117">
      <w:bodyDiv w:val="1"/>
      <w:marLeft w:val="0"/>
      <w:marRight w:val="0"/>
      <w:marTop w:val="0"/>
      <w:marBottom w:val="0"/>
      <w:divBdr>
        <w:top w:val="none" w:sz="0" w:space="0" w:color="auto"/>
        <w:left w:val="none" w:sz="0" w:space="0" w:color="auto"/>
        <w:bottom w:val="none" w:sz="0" w:space="0" w:color="auto"/>
        <w:right w:val="none" w:sz="0" w:space="0" w:color="auto"/>
      </w:divBdr>
    </w:div>
    <w:div w:id="209790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hacienda.gob.ni/Direcciones/direccion-general-de-politicas-y-estadisticas-fiscales/base-legal-1/Ley%20no.%20681.pdf/view?searchterm=" TargetMode="External"/><Relationship Id="rId2" Type="http://schemas.openxmlformats.org/officeDocument/2006/relationships/numbering" Target="numbering.xml"/><Relationship Id="rId16" Type="http://schemas.openxmlformats.org/officeDocument/2006/relationships/hyperlink" Target="https://www.wipo.int/wipolex/es/legislation/details/31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sistemius.com/proteger-legalmente-el-codigo-fuent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legislacion.asamblea.gob.ni/normaweb.nsf/9e314815a08d4a6206257265005d21f9/e5d37e9b4827fc06062579ed0076ce1d"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3450384dd1b0bb5/QuintoSemestre/Ingenieria%20de%20software%20I/Planificac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Diagrama</a:t>
            </a:r>
            <a:r>
              <a:rPr lang="es-ES" baseline="0"/>
              <a:t> de Gantt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manualLayout>
          <c:layoutTarget val="inner"/>
          <c:xMode val="edge"/>
          <c:yMode val="edge"/>
          <c:x val="0.47635950609181893"/>
          <c:y val="0.20512113650898386"/>
          <c:w val="0.50401710563872515"/>
          <c:h val="0.7602769244944575"/>
        </c:manualLayout>
      </c:layout>
      <c:barChart>
        <c:barDir val="bar"/>
        <c:grouping val="stacked"/>
        <c:varyColors val="0"/>
        <c:ser>
          <c:idx val="0"/>
          <c:order val="0"/>
          <c:spPr>
            <a:noFill/>
            <a:ln>
              <a:noFill/>
            </a:ln>
            <a:effectLst/>
          </c:spPr>
          <c:invertIfNegative val="0"/>
          <c:dLbls>
            <c:delete val="1"/>
          </c:dLbls>
          <c:cat>
            <c:strRef>
              <c:f>Hoja1!$A$2:$A$20</c:f>
              <c:strCache>
                <c:ptCount val="19"/>
                <c:pt idx="0">
                  <c:v>Identificar informantes clave.</c:v>
                </c:pt>
                <c:pt idx="1">
                  <c:v>Formular preguntas para la entrevista al director.</c:v>
                </c:pt>
                <c:pt idx="2">
                  <c:v>Formular preguntas para la entrevista de administradora de asistencia.</c:v>
                </c:pt>
                <c:pt idx="3">
                  <c:v>Seleccion del lugar de aplicacion de entrevista al director.</c:v>
                </c:pt>
                <c:pt idx="4">
                  <c:v>Seleccion del lugar de aplicacion de entrevista de administradora de asistencia.</c:v>
                </c:pt>
                <c:pt idx="5">
                  <c:v>Aplicacion de entrevista al director.</c:v>
                </c:pt>
                <c:pt idx="6">
                  <c:v>Aplicacion de entrevista para la administradora de aistencia.</c:v>
                </c:pt>
                <c:pt idx="7">
                  <c:v>Analicis de los requerimientos del sistema.</c:v>
                </c:pt>
                <c:pt idx="8">
                  <c:v>Evaluacion de la factibilidad  tecnica.</c:v>
                </c:pt>
                <c:pt idx="9">
                  <c:v>Evaluacion de la factibilidad  Operativa.</c:v>
                </c:pt>
                <c:pt idx="10">
                  <c:v>Evaluacion de la factibilidad  Legal.</c:v>
                </c:pt>
                <c:pt idx="11">
                  <c:v>Evaluacion de la factibilidad  Economica.</c:v>
                </c:pt>
                <c:pt idx="12">
                  <c:v>Elaboracion de casos de uso.</c:v>
                </c:pt>
                <c:pt idx="13">
                  <c:v>Crear diagrama de casos de uso.</c:v>
                </c:pt>
                <c:pt idx="14">
                  <c:v>Crear diagrama de secuencia.</c:v>
                </c:pt>
                <c:pt idx="15">
                  <c:v>Crear diagrama de Clases.</c:v>
                </c:pt>
                <c:pt idx="16">
                  <c:v>Crear diagrama de Estados.</c:v>
                </c:pt>
                <c:pt idx="17">
                  <c:v>Realizar correxiones a los diagramas.</c:v>
                </c:pt>
                <c:pt idx="18">
                  <c:v>Realizar/anexar cambios al informe.</c:v>
                </c:pt>
              </c:strCache>
            </c:strRef>
          </c:cat>
          <c:val>
            <c:numRef>
              <c:f>Hoja1!$B$2:$B$20</c:f>
              <c:numCache>
                <c:formatCode>m/d/yyyy</c:formatCode>
                <c:ptCount val="19"/>
                <c:pt idx="0">
                  <c:v>45404</c:v>
                </c:pt>
                <c:pt idx="1">
                  <c:v>45406</c:v>
                </c:pt>
                <c:pt idx="2">
                  <c:v>45407</c:v>
                </c:pt>
                <c:pt idx="3">
                  <c:v>45409</c:v>
                </c:pt>
                <c:pt idx="4">
                  <c:v>45411</c:v>
                </c:pt>
                <c:pt idx="5">
                  <c:v>45412</c:v>
                </c:pt>
                <c:pt idx="6">
                  <c:v>45415</c:v>
                </c:pt>
                <c:pt idx="7">
                  <c:v>45418</c:v>
                </c:pt>
                <c:pt idx="8">
                  <c:v>45421</c:v>
                </c:pt>
                <c:pt idx="9">
                  <c:v>45425</c:v>
                </c:pt>
                <c:pt idx="10">
                  <c:v>45429</c:v>
                </c:pt>
                <c:pt idx="11">
                  <c:v>45433</c:v>
                </c:pt>
                <c:pt idx="12">
                  <c:v>45437</c:v>
                </c:pt>
                <c:pt idx="13">
                  <c:v>45440</c:v>
                </c:pt>
                <c:pt idx="14">
                  <c:v>45446</c:v>
                </c:pt>
                <c:pt idx="15">
                  <c:v>45454</c:v>
                </c:pt>
                <c:pt idx="16">
                  <c:v>45462</c:v>
                </c:pt>
                <c:pt idx="17">
                  <c:v>45469</c:v>
                </c:pt>
                <c:pt idx="18">
                  <c:v>45476</c:v>
                </c:pt>
              </c:numCache>
            </c:numRef>
          </c:val>
          <c:extLst>
            <c:ext xmlns:c16="http://schemas.microsoft.com/office/drawing/2014/chart" uri="{C3380CC4-5D6E-409C-BE32-E72D297353CC}">
              <c16:uniqueId val="{00000000-3195-43C4-AD74-7262F0680C8C}"/>
            </c:ext>
          </c:extLst>
        </c:ser>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Hoja1!$A$2:$A$20</c:f>
              <c:strCache>
                <c:ptCount val="19"/>
                <c:pt idx="0">
                  <c:v>Identificar informantes clave.</c:v>
                </c:pt>
                <c:pt idx="1">
                  <c:v>Formular preguntas para la entrevista al director.</c:v>
                </c:pt>
                <c:pt idx="2">
                  <c:v>Formular preguntas para la entrevista de administradora de asistencia.</c:v>
                </c:pt>
                <c:pt idx="3">
                  <c:v>Seleccion del lugar de aplicacion de entrevista al director.</c:v>
                </c:pt>
                <c:pt idx="4">
                  <c:v>Seleccion del lugar de aplicacion de entrevista de administradora de asistencia.</c:v>
                </c:pt>
                <c:pt idx="5">
                  <c:v>Aplicacion de entrevista al director.</c:v>
                </c:pt>
                <c:pt idx="6">
                  <c:v>Aplicacion de entrevista para la administradora de aistencia.</c:v>
                </c:pt>
                <c:pt idx="7">
                  <c:v>Analicis de los requerimientos del sistema.</c:v>
                </c:pt>
                <c:pt idx="8">
                  <c:v>Evaluacion de la factibilidad  tecnica.</c:v>
                </c:pt>
                <c:pt idx="9">
                  <c:v>Evaluacion de la factibilidad  Operativa.</c:v>
                </c:pt>
                <c:pt idx="10">
                  <c:v>Evaluacion de la factibilidad  Legal.</c:v>
                </c:pt>
                <c:pt idx="11">
                  <c:v>Evaluacion de la factibilidad  Economica.</c:v>
                </c:pt>
                <c:pt idx="12">
                  <c:v>Elaboracion de casos de uso.</c:v>
                </c:pt>
                <c:pt idx="13">
                  <c:v>Crear diagrama de casos de uso.</c:v>
                </c:pt>
                <c:pt idx="14">
                  <c:v>Crear diagrama de secuencia.</c:v>
                </c:pt>
                <c:pt idx="15">
                  <c:v>Crear diagrama de Clases.</c:v>
                </c:pt>
                <c:pt idx="16">
                  <c:v>Crear diagrama de Estados.</c:v>
                </c:pt>
                <c:pt idx="17">
                  <c:v>Realizar correxiones a los diagramas.</c:v>
                </c:pt>
                <c:pt idx="18">
                  <c:v>Realizar/anexar cambios al informe.</c:v>
                </c:pt>
              </c:strCache>
            </c:strRef>
          </c:cat>
          <c:val>
            <c:numRef>
              <c:f>Hoja1!$C$2:$C$20</c:f>
              <c:numCache>
                <c:formatCode>General</c:formatCode>
                <c:ptCount val="19"/>
                <c:pt idx="0">
                  <c:v>2</c:v>
                </c:pt>
                <c:pt idx="1">
                  <c:v>2</c:v>
                </c:pt>
                <c:pt idx="2">
                  <c:v>2</c:v>
                </c:pt>
                <c:pt idx="3">
                  <c:v>2</c:v>
                </c:pt>
                <c:pt idx="4">
                  <c:v>2</c:v>
                </c:pt>
                <c:pt idx="5">
                  <c:v>3</c:v>
                </c:pt>
                <c:pt idx="6">
                  <c:v>3</c:v>
                </c:pt>
                <c:pt idx="7">
                  <c:v>3</c:v>
                </c:pt>
                <c:pt idx="8">
                  <c:v>4</c:v>
                </c:pt>
                <c:pt idx="9">
                  <c:v>4</c:v>
                </c:pt>
                <c:pt idx="10">
                  <c:v>4</c:v>
                </c:pt>
                <c:pt idx="11">
                  <c:v>4</c:v>
                </c:pt>
                <c:pt idx="12">
                  <c:v>4</c:v>
                </c:pt>
                <c:pt idx="13">
                  <c:v>5</c:v>
                </c:pt>
                <c:pt idx="14">
                  <c:v>5</c:v>
                </c:pt>
                <c:pt idx="15">
                  <c:v>5</c:v>
                </c:pt>
                <c:pt idx="16">
                  <c:v>6</c:v>
                </c:pt>
                <c:pt idx="17">
                  <c:v>5</c:v>
                </c:pt>
                <c:pt idx="18">
                  <c:v>5</c:v>
                </c:pt>
              </c:numCache>
            </c:numRef>
          </c:val>
          <c:extLst>
            <c:ext xmlns:c16="http://schemas.microsoft.com/office/drawing/2014/chart" uri="{C3380CC4-5D6E-409C-BE32-E72D297353CC}">
              <c16:uniqueId val="{00000001-3195-43C4-AD74-7262F0680C8C}"/>
            </c:ext>
          </c:extLst>
        </c:ser>
        <c:dLbls>
          <c:dLblPos val="ctr"/>
          <c:showLegendKey val="0"/>
          <c:showVal val="1"/>
          <c:showCatName val="0"/>
          <c:showSerName val="0"/>
          <c:showPercent val="0"/>
          <c:showBubbleSize val="0"/>
        </c:dLbls>
        <c:gapWidth val="30"/>
        <c:overlap val="100"/>
        <c:axId val="950788752"/>
        <c:axId val="950784912"/>
      </c:barChart>
      <c:catAx>
        <c:axId val="950788752"/>
        <c:scaling>
          <c:orientation val="maxMin"/>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50784912"/>
        <c:crosses val="autoZero"/>
        <c:auto val="1"/>
        <c:lblAlgn val="ctr"/>
        <c:lblOffset val="100"/>
        <c:noMultiLvlLbl val="0"/>
      </c:catAx>
      <c:valAx>
        <c:axId val="950784912"/>
        <c:scaling>
          <c:orientation val="minMax"/>
          <c:max val="45482"/>
          <c:min val="45404"/>
        </c:scaling>
        <c:delete val="0"/>
        <c:axPos val="t"/>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dd/mm/yy" sourceLinked="0"/>
        <c:majorTickMark val="none"/>
        <c:minorTickMark val="none"/>
        <c:tickLblPos val="nextTo"/>
        <c:spPr>
          <a:noFill/>
          <a:ln>
            <a:noFill/>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50788752"/>
        <c:crosses val="autoZero"/>
        <c:crossBetween val="between"/>
        <c:majorUnit val="7"/>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9405B-7948-4F9E-946A-CBDEB062C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1241</TotalTime>
  <Pages>44</Pages>
  <Words>9157</Words>
  <Characters>50369</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Hernandez</dc:creator>
  <cp:keywords/>
  <dc:description/>
  <cp:lastModifiedBy>Norman Hernandez</cp:lastModifiedBy>
  <cp:revision>429</cp:revision>
  <dcterms:created xsi:type="dcterms:W3CDTF">2024-06-15T17:40:00Z</dcterms:created>
  <dcterms:modified xsi:type="dcterms:W3CDTF">2024-07-09T15:50:00Z</dcterms:modified>
</cp:coreProperties>
</file>